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1A155" w14:textId="77777777" w:rsidR="00F616C5" w:rsidRDefault="007B06B8">
      <w:pPr>
        <w:spacing w:after="240"/>
        <w:jc w:val="center"/>
      </w:pPr>
      <w:proofErr w:type="spellStart"/>
      <w:r>
        <w:rPr>
          <w:b/>
          <w:bCs/>
          <w:sz w:val="34"/>
          <w:szCs w:val="34"/>
        </w:rPr>
        <w:t>BioLitAI</w:t>
      </w:r>
      <w:proofErr w:type="spellEnd"/>
      <w:r>
        <w:rPr>
          <w:b/>
          <w:bCs/>
          <w:sz w:val="34"/>
          <w:szCs w:val="34"/>
        </w:rPr>
        <w:t>-X: An Integrated Pipeline for Automated Biomedical Literature Mining, Knowledge Graph Construction, and AI-Assisted Hypothesis Generation</w:t>
      </w:r>
    </w:p>
    <w:p w14:paraId="24D70E7A" w14:textId="77777777" w:rsidR="00F616C5" w:rsidRDefault="007B06B8">
      <w:pPr>
        <w:spacing w:after="400"/>
        <w:jc w:val="center"/>
      </w:pPr>
      <w:r>
        <w:rPr>
          <w:i/>
          <w:iCs/>
          <w:color w:val="4B5563"/>
          <w:sz w:val="24"/>
          <w:szCs w:val="24"/>
        </w:rPr>
        <w:t>A System Description and Design Analysis</w:t>
      </w:r>
    </w:p>
    <w:p w14:paraId="69531491" w14:textId="77777777" w:rsidR="00F616C5" w:rsidRDefault="007B06B8">
      <w:pPr>
        <w:pStyle w:val="Heading2"/>
        <w:spacing w:before="260" w:after="120"/>
      </w:pPr>
      <w:r>
        <w:t>Abstract</w:t>
      </w:r>
    </w:p>
    <w:p w14:paraId="3348EBFF" w14:textId="77777777" w:rsidR="00F616C5" w:rsidRDefault="007B06B8">
      <w:pPr>
        <w:spacing w:after="200" w:line="300" w:lineRule="auto"/>
        <w:jc w:val="both"/>
      </w:pPr>
      <w:r>
        <w:t xml:space="preserve">The volume of biomedical literature indexed on PubMed grows by well over a million records each year, making manual synthesis of even narrowly scoped topics impractical. This paper describes </w:t>
      </w:r>
      <w:proofErr w:type="spellStart"/>
      <w:r>
        <w:t>BioLitAI</w:t>
      </w:r>
      <w:proofErr w:type="spellEnd"/>
      <w:r>
        <w:t>-X, a query-driven, domain-agnostic software system that automates the pipeline from literature retrieval to testable hypothesis generation. Given an arbitrary PubMed search query, the system retrieves and cleans candidate records, extracts biomedical entities and relationships using named-entity recognition and Unified Medical Language System (UMLS) linking, embeds abstracts with a biomedical sentence transformer for semantic retrieval, constructs a multi-relational knowledge graph and complementary bibliometric networks (co-authorship, keyword co-occurrence, topic, and citation), discovers latent research topics via neural topic modelling, and algorithmically surfaces structural, temporal, and cross-domain gaps in the literature. Each candidate gap is then passed, together with retrieved supporting evidence, to a large language model that produces a structured, citation-grounded research hypothesis. We describe the architecture, the algorithms used at each pipeline stage, the graceful-degradation strategies that keep the system operational when optional NLP dependencies are unavailable, and the free-tier quota-management design that makes the system usable without paid infrastructure. We present the concrete outputs the running system produces at each stage and conclude with a discussion of the system's design trade-offs, current limitations, and directions for empirical evaluation.</w:t>
      </w:r>
    </w:p>
    <w:p w14:paraId="0F927001" w14:textId="77777777" w:rsidR="00F616C5" w:rsidRDefault="007B06B8">
      <w:pPr>
        <w:pStyle w:val="Heading1"/>
      </w:pPr>
      <w:r>
        <w:t>1. Introduction</w:t>
      </w:r>
    </w:p>
    <w:p w14:paraId="7FDF8C15" w14:textId="77777777" w:rsidR="00F616C5" w:rsidRDefault="007B06B8">
      <w:pPr>
        <w:spacing w:after="200" w:line="300" w:lineRule="auto"/>
        <w:jc w:val="both"/>
      </w:pPr>
      <w:r>
        <w:t xml:space="preserve">Biomedical researchers increasingly face an information-retrieval bottleneck rather than an information-scarcity one: the challenge is no longer finding relevant literature but synthesising it fast enough to identify what is already known, what is contested, and </w:t>
      </w:r>
      <w:r w:rsidR="00E453D6">
        <w:t>most valuably</w:t>
      </w:r>
      <w:r>
        <w:t xml:space="preserve"> what has not yet been studied. Traditional literature review workflows rely on manual keyword search, citation chasing, and expert judgement to identify research gaps, a process that scales poorly and is prone to confirmation bias toward well-cited, already-popular subfields.</w:t>
      </w:r>
    </w:p>
    <w:p w14:paraId="3E0E0AE6" w14:textId="4E2952DD" w:rsidR="00F616C5" w:rsidDel="004D0A9B" w:rsidRDefault="007B06B8">
      <w:pPr>
        <w:spacing w:after="200" w:line="300" w:lineRule="auto"/>
        <w:jc w:val="both"/>
        <w:rPr>
          <w:moveFrom w:id="0" w:author="Y V Rajesh" w:date="2026-08-20T13:37:00Z" w16du:dateUtc="2026-08-20T08:07:00Z"/>
        </w:rPr>
      </w:pPr>
      <w:moveFromRangeStart w:id="1" w:author="Y V Rajesh" w:date="2026-08-20T13:37:00Z" w:name="move238125456"/>
      <w:moveFrom w:id="2" w:author="Y V Rajesh" w:date="2026-08-20T13:37:00Z" w16du:dateUtc="2026-08-20T08:07:00Z">
        <w:r w:rsidDel="004D0A9B">
          <w:t xml:space="preserve">We address this bottleneck with BioLitAI-X, a system in which we combine four established but rarely co-located capabilities into a single, interactive pipeline: we automate retrieval and structuring of PubMed records; we build a knowledge graph directly from unstructured abstract text using biomedical named-entity recognition (NER) and relationship extraction; we characterise a corpus at the field level through unsupervised topic modelling and bibliometric network analysis; and we pair graph-theoretic gap </w:t>
        </w:r>
        <w:r w:rsidDel="004D0A9B">
          <w:lastRenderedPageBreak/>
          <w:t>detection with large-language-model (LLM) hypothesis generation to translate structural absences in the literature into testable scientific claims, grounded in retrieved evidence and cited by PMID. We deliberately designed the system to be query-agnostic: we hardcode no disease, gene, or domain vocabulary anywhere in the pipeline, so the same code path serves an oncology query, a microbiome query, or a neurodegeneration query without modification.</w:t>
        </w:r>
      </w:moveFrom>
    </w:p>
    <w:moveFromRangeEnd w:id="1"/>
    <w:p w14:paraId="3BC4EA67" w14:textId="77777777" w:rsidR="00F616C5" w:rsidRDefault="007B06B8">
      <w:pPr>
        <w:spacing w:after="200" w:line="300" w:lineRule="auto"/>
        <w:jc w:val="both"/>
      </w:pPr>
      <w:r>
        <w:t xml:space="preserve">Automated literature mining of this kind draws on several established research threads. Biomedical NER and entity linking to standardised vocabularies such as the Unified Medical Language System has been advanced by tools such as </w:t>
      </w:r>
      <w:proofErr w:type="spellStart"/>
      <w:r>
        <w:t>scispaCy</w:t>
      </w:r>
      <w:proofErr w:type="spellEnd"/>
      <w:r>
        <w:t xml:space="preserve">, which provides biomedical-domain </w:t>
      </w:r>
      <w:proofErr w:type="spellStart"/>
      <w:r>
        <w:t>spaCy</w:t>
      </w:r>
      <w:proofErr w:type="spellEnd"/>
      <w:r>
        <w:t xml:space="preserve"> pipelines and UMLS entity linkers trained on PubMed abstracts</w:t>
      </w:r>
      <w:r w:rsidR="003077AD">
        <w:t xml:space="preserve"> </w:t>
      </w:r>
      <w:r w:rsidR="00DB574D">
        <w:fldChar w:fldCharType="begin"/>
      </w:r>
      <w:r w:rsidR="00DB574D">
        <w:instrText xml:space="preserve"> ADDIN ZOTERO_ITEM CSL_CITATION {"citationID":"OTinjwX0","properties":{"unsorted":false,"formattedCitation":"[1]","plainCitation":"[1]","noteIndex":0},"citationItems":[{"id":1,"uris":["http://zotero.org/users/local/MIfZdt8F/items/X6EHEBU2"],"itemData":{"id":1,"type":"paper-conference","event-title":"Proceedings of the 18th BioNLP Workshop and Shared Task","page":"319-327","title":"ScispaCy: Fast and Robust Models for Biomedical Natural Language Processing","author":[{"family":"Neumann","given":"Mark"},{"family":"King","given":"Daniel"},{"family":"Beltagy","given":"Iz"},{"family":"Ammar","given":"Waleed"}],"issued":{"date-parts":[["2019"]]}}}],"schema":"https://github.com/citation-style-language/schema/raw/master/csl-citation.json"} </w:instrText>
      </w:r>
      <w:r w:rsidR="00DB574D">
        <w:fldChar w:fldCharType="separate"/>
      </w:r>
      <w:r w:rsidR="00DB574D" w:rsidRPr="00DB574D">
        <w:t>[1]</w:t>
      </w:r>
      <w:r w:rsidR="00DB574D">
        <w:fldChar w:fldCharType="end"/>
      </w:r>
      <w:r>
        <w:t xml:space="preserve">. Dense semantic retrieval over scientific text has been enabled by domain-adapted sentence embedding models such as </w:t>
      </w:r>
      <w:proofErr w:type="spellStart"/>
      <w:r>
        <w:t>PubMedBERT</w:t>
      </w:r>
      <w:proofErr w:type="spellEnd"/>
      <w:r>
        <w:t>-based sentence transformers</w:t>
      </w:r>
      <w:r w:rsidR="003077AD">
        <w:t xml:space="preserve"> </w:t>
      </w:r>
      <w:r w:rsidR="006313A5">
        <w:fldChar w:fldCharType="begin"/>
      </w:r>
      <w:r w:rsidR="006313A5">
        <w:instrText xml:space="preserve"> ADDIN ZOTERO_ITEM CSL_CITATION {"citationID":"nAUMjj98","properties":{"unsorted":false,"formattedCitation":"[2], [3]","plainCitation":"[2], [3]","noteIndex":0},"citationItems":[{"id":2,"uris":["http://zotero.org/users/local/MIfZdt8F/items/M747XFWP"],"itemData":{"id":2,"type":"paper-conference","event-title":"Proceedings of the 2019 Conference on Empirical Methods in Natural Language Processing and the 9th International Joint Conference on Natural Language Processing (EMNLP-IJCNLP)","page":"3982-3992","title":"Sentence-BERT: Sentence Embeddings using Siamese BERT-Networks","author":[{"family":"Reimers","given":"Nils"},{"family":"Gurevych","given":"Iryna"}],"issued":{"date-parts":[["2019"]]}}},{"id":3,"uris":["http://zotero.org/users/local/MIfZdt8F/items/ZLS77MFN"],"itemData":{"id":3,"type":"article-journal","container-title":"ACM Transactions on Computing for Healthcare","issue":"1","page":"1-23","title":"Domain-Specific Language Model Pretraining for Biomedical Natural Language Processing","volume":"3","author":[{"family":"Gu","given":"Yu"},{"family":"Tinn","given":"Robert"},{"family":"Cheng","given":"Hao"},{"family":"Lucas","given":"Michael"},{"family":"Usuyama","given":"Naoto"},{"family":"Liu","given":"Xiaodong"},{"family":"Naumann","given":"Tristan"},{"family":"Gao","given":"Jianfeng"},{"family":"Poon","given":"Hoifung"}],"issued":{"date-parts":[["2021"]]}}}],"schema":"https://github.com/citation-style-language/schema/raw/master/csl-citation.json"} </w:instrText>
      </w:r>
      <w:r w:rsidR="006313A5">
        <w:fldChar w:fldCharType="separate"/>
      </w:r>
      <w:r w:rsidR="006313A5" w:rsidRPr="006313A5">
        <w:t>[2], [3]</w:t>
      </w:r>
      <w:r w:rsidR="006313A5">
        <w:fldChar w:fldCharType="end"/>
      </w:r>
      <w:r>
        <w:t>, typically paired with approximate nearest-neighbour search libraries such as FAISS for scalable similarity search</w:t>
      </w:r>
      <w:r w:rsidR="003077AD">
        <w:t xml:space="preserve"> </w:t>
      </w:r>
      <w:r w:rsidR="006313A5">
        <w:fldChar w:fldCharType="begin"/>
      </w:r>
      <w:r w:rsidR="006313A5">
        <w:instrText xml:space="preserve"> ADDIN ZOTERO_ITEM CSL_CITATION {"citationID":"52NyhdOd","properties":{"unsorted":false,"formattedCitation":"[4]","plainCitation":"[4]","noteIndex":0},"citationItems":[{"id":4,"uris":["http://zotero.org/users/local/MIfZdt8F/items/R3LS4G2T"],"itemData":{"id":4,"type":"article-journal","container-title":"IEEE Transactions on Big Data","issue":"3","page":"535-547","title":"Billion-scale similarity search with GPUs","volume":"7","author":[{"family":"Johnson","given":"Jeff"},{"family":"Douze","given":"Matthijs"},{"family":"Jégou","given":"Hervé"}],"issued":{"date-parts":[["2019"]]}}}],"schema":"https://github.com/citation-style-language/schema/raw/master/csl-citation.json"} </w:instrText>
      </w:r>
      <w:r w:rsidR="006313A5">
        <w:fldChar w:fldCharType="separate"/>
      </w:r>
      <w:r w:rsidR="006313A5" w:rsidRPr="006313A5">
        <w:t>[4]</w:t>
      </w:r>
      <w:r w:rsidR="006313A5">
        <w:fldChar w:fldCharType="end"/>
      </w:r>
      <w:r>
        <w:t xml:space="preserve">. Bibliometric network analysis  co-authorship networks, keyword co-occurrence networks, and citation networks  has long been used to characterise research fields, most visibly through tools such as </w:t>
      </w:r>
      <w:proofErr w:type="spellStart"/>
      <w:r>
        <w:t>VOSviewer</w:t>
      </w:r>
      <w:proofErr w:type="spellEnd"/>
      <w:r>
        <w:t xml:space="preserve">, which popularised force-directed, Louvain-clustered network visualisation for </w:t>
      </w:r>
      <w:proofErr w:type="spellStart"/>
      <w:r>
        <w:t>scientometrics</w:t>
      </w:r>
      <w:proofErr w:type="spellEnd"/>
      <w:r w:rsidR="006313A5">
        <w:t xml:space="preserve"> </w:t>
      </w:r>
      <w:r w:rsidR="006313A5">
        <w:fldChar w:fldCharType="begin"/>
      </w:r>
      <w:r w:rsidR="006313A5">
        <w:instrText xml:space="preserve"> ADDIN ZOTERO_ITEM CSL_CITATION {"citationID":"AdpLfaXO","properties":{"unsorted":false,"formattedCitation":"[5], [6]","plainCitation":"[5], [6]","noteIndex":0},"citationItems":[{"id":5,"uris":["http://zotero.org/users/local/MIfZdt8F/items/8B87FSKZ"],"itemData":{"id":5,"type":"article-journal","container-title":"Scientometrics","issue":"2","page":"523-538","title":"Software survey: VOSviewer, a computer program for bibliometric mapping","volume":"84","author":[{"family":"Eck","given":"Nees Jan","non-dropping-particle":"van"},{"family":"Waltman","given":"Ludo"}],"issued":{"date-parts":[["2010"]]}}},{"id":6,"uris":["http://zotero.org/users/local/MIfZdt8F/items/T76I7PTE"],"itemData":{"id":6,"type":"article-journal","container-title":"Journal of Statistical Mechanics: Theory and Experiment","issue":"10","page":"P10008","title":"Fast unfolding of communities in large networks","volume":"2008","author":[{"family":"Blondel","given":"Vincent D."},{"family":"Guillaume","given":"Jean-Loup"},{"family":"Lambiotte","given":"Renaud"},{"family":"Lefebvre","given":"Etienne"}],"issued":{"date-parts":[["2008"]]}}}],"schema":"https://github.com/citation-style-language/schema/raw/master/csl-citation.json"} </w:instrText>
      </w:r>
      <w:r w:rsidR="006313A5">
        <w:fldChar w:fldCharType="separate"/>
      </w:r>
      <w:r w:rsidR="006313A5" w:rsidRPr="006313A5">
        <w:t>[5], [6]</w:t>
      </w:r>
      <w:r w:rsidR="006313A5">
        <w:fldChar w:fldCharType="end"/>
      </w:r>
      <w:r>
        <w:t xml:space="preserve">. Neural topic modelling approaches such as </w:t>
      </w:r>
      <w:proofErr w:type="spellStart"/>
      <w:r>
        <w:t>BERTopic</w:t>
      </w:r>
      <w:proofErr w:type="spellEnd"/>
      <w:r>
        <w:t xml:space="preserve"> combine transformer embeddings with dimensionality reduction (UMAP) and density-based clustering (HDBSCAN) to produce more coherent, less bag-of-words-dependent topics than classical Latent Dirichlet Allocation</w:t>
      </w:r>
      <w:r w:rsidR="003077AD">
        <w:t xml:space="preserve"> </w:t>
      </w:r>
      <w:r w:rsidR="003077AD">
        <w:fldChar w:fldCharType="begin"/>
      </w:r>
      <w:r w:rsidR="003077AD">
        <w:instrText xml:space="preserve"> ADDIN ZOTERO_ITEM CSL_CITATION {"citationID":"qCJjtf1Q","properties":{"unsorted":false,"formattedCitation":"[7], [8], [9]","plainCitation":"[7], [8], [9]","noteIndex":0},"citationItems":[{"id":7,"uris":["http://zotero.org/users/local/MIfZdt8F/items/IRYCHQ8M"],"itemData":{"id":7,"type":"article-journal","container-title":"arXiv","title":"BERTopic: Neural topic modeling with a class-based TF-IDF procedure","author":[{"family":"Grootendorst","given":"Maarten"}],"issued":{"date-parts":[["2022"]]}}},{"id":8,"uris":["http://zotero.org/users/local/MIfZdt8F/items/LPSWWUPE"],"itemData":{"id":8,"type":"article-journal","container-title":"arXiv","title":"UMAP: Uniform Manifold Approximation and Projection for Dimension Reduction","author":[{"family":"McInnes","given":"Leland"},{"family":"Healy","given":"John"},{"family":"Melville","given":"James"}],"issued":{"date-parts":[["2018"]]}}},{"id":9,"uris":["http://zotero.org/users/local/MIfZdt8F/items/YGLK28TV"],"itemData":{"id":9,"type":"article-journal","container-title":"Journal of Open Source Software","issue":"11","page":"205","title":"hdbscan: Hierarchical density based clustering","volume":"2","author":[{"family":"McInnes","given":"Leland"},{"family":"Healy","given":"John"},{"family":"Astels","given":"Steve"}],"issued":{"date-parts":[["2017"]]}}}],"schema":"https://github.com/citation-style-language/schema/raw/master/csl-citation.json"} </w:instrText>
      </w:r>
      <w:r w:rsidR="003077AD">
        <w:fldChar w:fldCharType="separate"/>
      </w:r>
      <w:r w:rsidR="003077AD" w:rsidRPr="003077AD">
        <w:t>[7], [8], [9]</w:t>
      </w:r>
      <w:r w:rsidR="003077AD">
        <w:fldChar w:fldCharType="end"/>
      </w:r>
      <w:r>
        <w:t>.</w:t>
      </w:r>
    </w:p>
    <w:p w14:paraId="0C614AE3" w14:textId="77777777" w:rsidR="00F616C5" w:rsidRDefault="007B06B8">
      <w:pPr>
        <w:spacing w:after="200" w:line="300" w:lineRule="auto"/>
        <w:jc w:val="both"/>
        <w:rPr>
          <w:ins w:id="3" w:author="Y V Rajesh" w:date="2026-08-20T13:37:00Z" w16du:dateUtc="2026-08-20T08:07:00Z"/>
        </w:rPr>
      </w:pPr>
      <w:r>
        <w:t>Literature-based discovery (LBD)  the automated identification of previously unstated but literature-supported connections between concepts  traces back to Swanson's ABC model, which linked disjoint literatures A</w:t>
      </w:r>
      <w:r w:rsidR="0091194D">
        <w:t>-</w:t>
      </w:r>
      <w:r>
        <w:t>B and B</w:t>
      </w:r>
      <w:r w:rsidR="0091194D">
        <w:t>-</w:t>
      </w:r>
      <w:r>
        <w:t>C to hypothesise an unstated A</w:t>
      </w:r>
      <w:r w:rsidR="0091194D">
        <w:t>-</w:t>
      </w:r>
      <w:r>
        <w:t>C connection</w:t>
      </w:r>
      <w:r w:rsidR="003077AD">
        <w:t xml:space="preserve"> </w:t>
      </w:r>
      <w:r w:rsidR="003077AD">
        <w:fldChar w:fldCharType="begin"/>
      </w:r>
      <w:r w:rsidR="003077AD">
        <w:instrText xml:space="preserve"> ADDIN ZOTERO_ITEM CSL_CITATION {"citationID":"Qb7quWyJ","properties":{"unsorted":false,"formattedCitation":"[10]","plainCitation":"[10]","noteIndex":0},"citationItems":[{"id":10,"uris":["http://zotero.org/users/local/MIfZdt8F/items/J3WZF2HR"],"itemData":{"id":10,"type":"article-journal","container-title":"Perspectives in Biology and Medicine","issue":"1","page":"7-18","title":"Fish oil, Raynaud's syndrome, and undiscovered public knowledge","volume":"30","author":[{"family":"Swanson","given":"Don R."}],"issued":{"date-parts":[["1986"]]}}}],"schema":"https://github.com/citation-style-language/schema/raw/master/csl-citation.json"} </w:instrText>
      </w:r>
      <w:r w:rsidR="003077AD">
        <w:fldChar w:fldCharType="separate"/>
      </w:r>
      <w:r w:rsidR="003077AD" w:rsidRPr="003077AD">
        <w:t>[10]</w:t>
      </w:r>
      <w:r w:rsidR="003077AD">
        <w:fldChar w:fldCharType="end"/>
      </w:r>
      <w:r>
        <w:t>. We designed our structural and cross-domain gap detectors as a graph-theoretic operationalisation of the same intuition: two concepts with many shared neighbours in a knowledge graph but no direct edge are Swanson-style discovery candidates. What we add relative to classical LBD systems is an LLM-based hypothesis-articulation layer we built, which converts a graph-structural finding into a natural-language, evidence-cited, falsifiable hypothesis with a suggested experiment a capability only recently made practical by general-purpose large language models.</w:t>
      </w:r>
    </w:p>
    <w:p w14:paraId="22B02271" w14:textId="77777777" w:rsidR="004D0A9B" w:rsidRDefault="004D0A9B">
      <w:pPr>
        <w:spacing w:after="200" w:line="300" w:lineRule="auto"/>
        <w:jc w:val="both"/>
        <w:rPr>
          <w:ins w:id="4" w:author="Y V Rajesh" w:date="2026-08-20T13:37:00Z" w16du:dateUtc="2026-08-20T08:07:00Z"/>
        </w:rPr>
      </w:pPr>
    </w:p>
    <w:p w14:paraId="44744C4E" w14:textId="77777777" w:rsidR="004D0A9B" w:rsidRDefault="004D0A9B" w:rsidP="004D0A9B">
      <w:pPr>
        <w:spacing w:after="200" w:line="300" w:lineRule="auto"/>
        <w:jc w:val="both"/>
        <w:rPr>
          <w:moveTo w:id="5" w:author="Y V Rajesh" w:date="2026-08-20T13:37:00Z" w16du:dateUtc="2026-08-20T08:07:00Z"/>
        </w:rPr>
      </w:pPr>
      <w:moveToRangeStart w:id="6" w:author="Y V Rajesh" w:date="2026-08-20T13:37:00Z" w:name="move238125456"/>
      <w:moveTo w:id="7" w:author="Y V Rajesh" w:date="2026-08-20T13:37:00Z" w16du:dateUtc="2026-08-20T08:07:00Z">
        <w:r>
          <w:t xml:space="preserve">We address this bottleneck with </w:t>
        </w:r>
        <w:proofErr w:type="spellStart"/>
        <w:r>
          <w:t>BioLitAI</w:t>
        </w:r>
        <w:proofErr w:type="spellEnd"/>
        <w:r>
          <w:t xml:space="preserve">-X, a system in which we combine four established but rarely co-located capabilities into a single, interactive pipeline: we automate retrieval and structuring of PubMed records; we build a knowledge graph directly from unstructured abstract text using biomedical named-entity recognition (NER) and relationship extraction; we characterise a corpus at the field level through unsupervised topic modelling and bibliometric network analysis; and we pair graph-theoretic gap detection with large-language-model (LLM) hypothesis generation to translate structural absences in the literature into testable scientific claims, grounded in retrieved evidence and cited by PMID. We deliberately designed the system to be query-agnostic: we hardcode no disease, gene, or domain </w:t>
        </w:r>
        <w:r>
          <w:lastRenderedPageBreak/>
          <w:t>vocabulary anywhere in the pipeline, so the same code path serves an oncology query, a microbiome query, or a neurodegeneration query without modification.</w:t>
        </w:r>
      </w:moveTo>
    </w:p>
    <w:moveToRangeEnd w:id="6"/>
    <w:p w14:paraId="6B8D559F" w14:textId="77777777" w:rsidR="004D0A9B" w:rsidRDefault="004D0A9B">
      <w:pPr>
        <w:spacing w:after="200" w:line="300" w:lineRule="auto"/>
        <w:jc w:val="both"/>
      </w:pPr>
    </w:p>
    <w:p w14:paraId="0B82954C" w14:textId="77777777" w:rsidR="00F616C5" w:rsidRDefault="007B06B8">
      <w:pPr>
        <w:spacing w:after="200" w:line="300" w:lineRule="auto"/>
        <w:jc w:val="both"/>
      </w:pPr>
      <w:r>
        <w:t>In this paper, we document the system as we implemented it: its architecture, the specific algorithms and models we used at each stage, the engineering decisions we made to keep the system robust under missing dependencies and constrained API quotas, and the concrete outputs our pipeline produces. We wrote it primarily as a system and design paper in Section 3 we report the functional outputs our running system produces rather than quantitative benchmark results, since we have not yet collected formal empirical evaluation against the system; we return to this point explicitly in Section 4.</w:t>
      </w:r>
    </w:p>
    <w:p w14:paraId="2BA64C3E" w14:textId="77777777" w:rsidR="00F616C5" w:rsidRDefault="007B06B8">
      <w:pPr>
        <w:pStyle w:val="Heading1"/>
      </w:pPr>
      <w:r>
        <w:t>2. Methodology</w:t>
      </w:r>
    </w:p>
    <w:p w14:paraId="25C7B2E1" w14:textId="77777777" w:rsidR="00F616C5" w:rsidRDefault="007B06B8">
      <w:pPr>
        <w:pStyle w:val="Heading2"/>
        <w:spacing w:before="260" w:after="120"/>
      </w:pPr>
      <w:r>
        <w:t>2.1 System Architecture</w:t>
      </w:r>
    </w:p>
    <w:p w14:paraId="792618BC" w14:textId="77777777" w:rsidR="00F616C5" w:rsidRDefault="007B06B8">
      <w:pPr>
        <w:spacing w:after="200" w:line="300" w:lineRule="auto"/>
        <w:jc w:val="both"/>
      </w:pPr>
      <w:r>
        <w:t xml:space="preserve">We implemented </w:t>
      </w:r>
      <w:proofErr w:type="spellStart"/>
      <w:r>
        <w:t>BioLitAI</w:t>
      </w:r>
      <w:proofErr w:type="spellEnd"/>
      <w:r>
        <w:t xml:space="preserve">-X in Python and built it as an interactive </w:t>
      </w:r>
      <w:proofErr w:type="spellStart"/>
      <w:r>
        <w:t>Streamlit</w:t>
      </w:r>
      <w:proofErr w:type="spellEnd"/>
      <w:r>
        <w:t xml:space="preserve"> web application backed by a local SQLite database. Figure 1 illustrates the architecture we designed: ten pipeline stages, executed in sequence, which we organised into four functional layers  a retrieval and normalisation layer that fetches and structures raw PubMed records for an arbitrary user query, a knowledge extraction layer that performs entity recognition, relationship extraction, semantic embedding, and knowledge-graph assembly, an analytics layer that performs bibliometric network construction, topic modelling, and research-gap detection, and a reasoning and interface layer that performs LLM-based hypothesis generation and exposes all preceding layers through the multi-page </w:t>
      </w:r>
      <w:proofErr w:type="spellStart"/>
      <w:r>
        <w:t>Streamlit</w:t>
      </w:r>
      <w:proofErr w:type="spellEnd"/>
      <w:r>
        <w:t xml:space="preserve"> UI we built.</w:t>
      </w:r>
    </w:p>
    <w:p w14:paraId="458FCA93" w14:textId="77777777" w:rsidR="00F616C5" w:rsidRDefault="007B06B8">
      <w:pPr>
        <w:spacing w:before="120" w:after="60"/>
        <w:jc w:val="center"/>
      </w:pPr>
      <w:r>
        <w:rPr>
          <w:noProof/>
        </w:rPr>
        <w:drawing>
          <wp:inline distT="0" distB="0" distL="0" distR="0" wp14:anchorId="0FF2CA5B" wp14:editId="1C674736">
            <wp:extent cx="5777105" cy="23842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88915" cy="2389075"/>
                    </a:xfrm>
                    <a:prstGeom prst="rect">
                      <a:avLst/>
                    </a:prstGeom>
                  </pic:spPr>
                </pic:pic>
              </a:graphicData>
            </a:graphic>
          </wp:inline>
        </w:drawing>
      </w:r>
    </w:p>
    <w:p w14:paraId="385B40FF" w14:textId="77777777" w:rsidR="00F616C5" w:rsidRDefault="007B06B8">
      <w:pPr>
        <w:spacing w:before="60" w:after="240"/>
        <w:jc w:val="center"/>
      </w:pPr>
      <w:r>
        <w:rPr>
          <w:i/>
          <w:iCs/>
          <w:sz w:val="20"/>
          <w:szCs w:val="20"/>
        </w:rPr>
        <w:t xml:space="preserve">Figure 1. </w:t>
      </w:r>
      <w:proofErr w:type="spellStart"/>
      <w:r>
        <w:rPr>
          <w:i/>
          <w:iCs/>
          <w:sz w:val="20"/>
          <w:szCs w:val="20"/>
        </w:rPr>
        <w:t>BioLitAI</w:t>
      </w:r>
      <w:proofErr w:type="spellEnd"/>
      <w:r>
        <w:rPr>
          <w:i/>
          <w:iCs/>
          <w:sz w:val="20"/>
          <w:szCs w:val="20"/>
        </w:rPr>
        <w:t>-X pipeline architecture: a ten-stage sequential workflow grouped into four functional layers, from literature retrieval through to hypothesis generation.</w:t>
      </w:r>
    </w:p>
    <w:p w14:paraId="1FD93714" w14:textId="77777777" w:rsidR="00F616C5" w:rsidRDefault="007B06B8">
      <w:pPr>
        <w:spacing w:after="200" w:line="300" w:lineRule="auto"/>
        <w:jc w:val="both"/>
      </w:pPr>
      <w:r>
        <w:t>We summarise the same ten pipeline stages in Table 1, in execution order, naming the module we built for each and its primary algorithm or model; the subsections that follow describe each stage in detail.</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60"/>
        <w:gridCol w:w="3900"/>
      </w:tblGrid>
      <w:tr w:rsidR="00F616C5" w14:paraId="0568A5F5" w14:textId="77777777">
        <w:trPr>
          <w:tblHeader/>
        </w:trPr>
        <w:tc>
          <w:tcPr>
            <w:tcW w:w="1900" w:type="dxa"/>
            <w:shd w:val="clear" w:color="auto" w:fill="1F2937"/>
            <w:tcMar>
              <w:top w:w="100" w:type="dxa"/>
              <w:left w:w="120" w:type="dxa"/>
              <w:bottom w:w="100" w:type="dxa"/>
              <w:right w:w="120" w:type="dxa"/>
            </w:tcMar>
          </w:tcPr>
          <w:p w14:paraId="6B22B5D5" w14:textId="77777777" w:rsidR="00F616C5" w:rsidRDefault="007B06B8">
            <w:r>
              <w:rPr>
                <w:b/>
                <w:bCs/>
                <w:color w:val="FFFFFF"/>
                <w:sz w:val="20"/>
                <w:szCs w:val="20"/>
              </w:rPr>
              <w:lastRenderedPageBreak/>
              <w:t>Stage</w:t>
            </w:r>
          </w:p>
        </w:tc>
        <w:tc>
          <w:tcPr>
            <w:tcW w:w="3560" w:type="dxa"/>
            <w:shd w:val="clear" w:color="auto" w:fill="1F2937"/>
            <w:tcMar>
              <w:top w:w="100" w:type="dxa"/>
              <w:left w:w="120" w:type="dxa"/>
              <w:bottom w:w="100" w:type="dxa"/>
              <w:right w:w="120" w:type="dxa"/>
            </w:tcMar>
          </w:tcPr>
          <w:p w14:paraId="2DA695BB" w14:textId="77777777" w:rsidR="00F616C5" w:rsidRDefault="007B06B8">
            <w:r>
              <w:rPr>
                <w:b/>
                <w:bCs/>
                <w:color w:val="FFFFFF"/>
                <w:sz w:val="20"/>
                <w:szCs w:val="20"/>
              </w:rPr>
              <w:t>Module</w:t>
            </w:r>
          </w:p>
        </w:tc>
        <w:tc>
          <w:tcPr>
            <w:tcW w:w="3900" w:type="dxa"/>
            <w:shd w:val="clear" w:color="auto" w:fill="1F2937"/>
            <w:tcMar>
              <w:top w:w="100" w:type="dxa"/>
              <w:left w:w="120" w:type="dxa"/>
              <w:bottom w:w="100" w:type="dxa"/>
              <w:right w:w="120" w:type="dxa"/>
            </w:tcMar>
          </w:tcPr>
          <w:p w14:paraId="6ACAE965" w14:textId="77777777" w:rsidR="00F616C5" w:rsidRDefault="007B06B8">
            <w:r>
              <w:rPr>
                <w:b/>
                <w:bCs/>
                <w:color w:val="FFFFFF"/>
                <w:sz w:val="20"/>
                <w:szCs w:val="20"/>
              </w:rPr>
              <w:t>Primary technique</w:t>
            </w:r>
          </w:p>
        </w:tc>
      </w:tr>
      <w:tr w:rsidR="00F616C5" w14:paraId="666829FA" w14:textId="77777777">
        <w:tc>
          <w:tcPr>
            <w:tcW w:w="1900" w:type="dxa"/>
            <w:tcMar>
              <w:top w:w="80" w:type="dxa"/>
              <w:left w:w="120" w:type="dxa"/>
              <w:bottom w:w="80" w:type="dxa"/>
              <w:right w:w="120" w:type="dxa"/>
            </w:tcMar>
          </w:tcPr>
          <w:p w14:paraId="1AB3489A" w14:textId="77777777" w:rsidR="00F616C5" w:rsidRDefault="007B06B8">
            <w:r>
              <w:rPr>
                <w:sz w:val="20"/>
                <w:szCs w:val="20"/>
              </w:rPr>
              <w:t>1. Retrieval</w:t>
            </w:r>
          </w:p>
        </w:tc>
        <w:tc>
          <w:tcPr>
            <w:tcW w:w="3560" w:type="dxa"/>
            <w:tcMar>
              <w:top w:w="80" w:type="dxa"/>
              <w:left w:w="120" w:type="dxa"/>
              <w:bottom w:w="80" w:type="dxa"/>
              <w:right w:w="120" w:type="dxa"/>
            </w:tcMar>
          </w:tcPr>
          <w:p w14:paraId="6AF4EFF1" w14:textId="77777777" w:rsidR="00F616C5" w:rsidRDefault="007B06B8">
            <w:r>
              <w:rPr>
                <w:sz w:val="20"/>
                <w:szCs w:val="20"/>
              </w:rPr>
              <w:t>pipeline/retrieval.py (</w:t>
            </w:r>
            <w:proofErr w:type="spellStart"/>
            <w:r>
              <w:rPr>
                <w:sz w:val="20"/>
                <w:szCs w:val="20"/>
              </w:rPr>
              <w:t>PubMedRetriever</w:t>
            </w:r>
            <w:proofErr w:type="spellEnd"/>
            <w:r>
              <w:rPr>
                <w:sz w:val="20"/>
                <w:szCs w:val="20"/>
              </w:rPr>
              <w:t>)</w:t>
            </w:r>
          </w:p>
        </w:tc>
        <w:tc>
          <w:tcPr>
            <w:tcW w:w="3900" w:type="dxa"/>
            <w:tcMar>
              <w:top w:w="80" w:type="dxa"/>
              <w:left w:w="120" w:type="dxa"/>
              <w:bottom w:w="80" w:type="dxa"/>
              <w:right w:w="120" w:type="dxa"/>
            </w:tcMar>
          </w:tcPr>
          <w:p w14:paraId="51A5F300" w14:textId="77777777" w:rsidR="00F616C5" w:rsidRDefault="007B06B8">
            <w:r>
              <w:rPr>
                <w:sz w:val="20"/>
                <w:szCs w:val="20"/>
              </w:rPr>
              <w:t xml:space="preserve">NCBI Entrez </w:t>
            </w:r>
            <w:proofErr w:type="spellStart"/>
            <w:r>
              <w:rPr>
                <w:sz w:val="20"/>
                <w:szCs w:val="20"/>
              </w:rPr>
              <w:t>esearch</w:t>
            </w:r>
            <w:proofErr w:type="spellEnd"/>
            <w:r>
              <w:rPr>
                <w:sz w:val="20"/>
                <w:szCs w:val="20"/>
              </w:rPr>
              <w:t>/</w:t>
            </w:r>
            <w:proofErr w:type="spellStart"/>
            <w:r>
              <w:rPr>
                <w:sz w:val="20"/>
                <w:szCs w:val="20"/>
              </w:rPr>
              <w:t>efetch</w:t>
            </w:r>
            <w:proofErr w:type="spellEnd"/>
            <w:r>
              <w:rPr>
                <w:sz w:val="20"/>
                <w:szCs w:val="20"/>
              </w:rPr>
              <w:t>, rate-limited, batched, with exponential-backoff retry</w:t>
            </w:r>
          </w:p>
        </w:tc>
      </w:tr>
      <w:tr w:rsidR="00F616C5" w14:paraId="7794423D" w14:textId="77777777">
        <w:tc>
          <w:tcPr>
            <w:tcW w:w="1900" w:type="dxa"/>
            <w:tcMar>
              <w:top w:w="80" w:type="dxa"/>
              <w:left w:w="120" w:type="dxa"/>
              <w:bottom w:w="80" w:type="dxa"/>
              <w:right w:w="120" w:type="dxa"/>
            </w:tcMar>
          </w:tcPr>
          <w:p w14:paraId="451F5A00" w14:textId="77777777" w:rsidR="00F616C5" w:rsidRDefault="007B06B8">
            <w:r>
              <w:rPr>
                <w:sz w:val="20"/>
                <w:szCs w:val="20"/>
              </w:rPr>
              <w:t>2. Parsing</w:t>
            </w:r>
          </w:p>
        </w:tc>
        <w:tc>
          <w:tcPr>
            <w:tcW w:w="3560" w:type="dxa"/>
            <w:tcMar>
              <w:top w:w="80" w:type="dxa"/>
              <w:left w:w="120" w:type="dxa"/>
              <w:bottom w:w="80" w:type="dxa"/>
              <w:right w:w="120" w:type="dxa"/>
            </w:tcMar>
          </w:tcPr>
          <w:p w14:paraId="5ECC8757" w14:textId="77777777" w:rsidR="00F616C5" w:rsidRDefault="007B06B8">
            <w:r>
              <w:rPr>
                <w:sz w:val="20"/>
                <w:szCs w:val="20"/>
              </w:rPr>
              <w:t>pipeline/parser.py (</w:t>
            </w:r>
            <w:proofErr w:type="spellStart"/>
            <w:r>
              <w:rPr>
                <w:sz w:val="20"/>
                <w:szCs w:val="20"/>
              </w:rPr>
              <w:t>XMLParser</w:t>
            </w:r>
            <w:proofErr w:type="spellEnd"/>
            <w:r>
              <w:rPr>
                <w:sz w:val="20"/>
                <w:szCs w:val="20"/>
              </w:rPr>
              <w:t>)</w:t>
            </w:r>
          </w:p>
        </w:tc>
        <w:tc>
          <w:tcPr>
            <w:tcW w:w="3900" w:type="dxa"/>
            <w:tcMar>
              <w:top w:w="80" w:type="dxa"/>
              <w:left w:w="120" w:type="dxa"/>
              <w:bottom w:w="80" w:type="dxa"/>
              <w:right w:w="120" w:type="dxa"/>
            </w:tcMar>
          </w:tcPr>
          <w:p w14:paraId="67711089" w14:textId="77777777" w:rsidR="00F616C5" w:rsidRDefault="007B06B8">
            <w:r>
              <w:rPr>
                <w:sz w:val="20"/>
                <w:szCs w:val="20"/>
              </w:rPr>
              <w:t xml:space="preserve">PubMed XML → structured records (title, abstract, authors, </w:t>
            </w:r>
            <w:proofErr w:type="spellStart"/>
            <w:r>
              <w:rPr>
                <w:sz w:val="20"/>
                <w:szCs w:val="20"/>
              </w:rPr>
              <w:t>MeSH</w:t>
            </w:r>
            <w:proofErr w:type="spellEnd"/>
            <w:r>
              <w:rPr>
                <w:sz w:val="20"/>
                <w:szCs w:val="20"/>
              </w:rPr>
              <w:t>, chemicals, grants, dates)</w:t>
            </w:r>
          </w:p>
        </w:tc>
      </w:tr>
      <w:tr w:rsidR="00F616C5" w14:paraId="414156F9" w14:textId="77777777">
        <w:tc>
          <w:tcPr>
            <w:tcW w:w="1900" w:type="dxa"/>
            <w:tcMar>
              <w:top w:w="80" w:type="dxa"/>
              <w:left w:w="120" w:type="dxa"/>
              <w:bottom w:w="80" w:type="dxa"/>
              <w:right w:w="120" w:type="dxa"/>
            </w:tcMar>
          </w:tcPr>
          <w:p w14:paraId="0DBE22A3" w14:textId="77777777" w:rsidR="00F616C5" w:rsidRDefault="007B06B8">
            <w:r>
              <w:rPr>
                <w:sz w:val="20"/>
                <w:szCs w:val="20"/>
              </w:rPr>
              <w:t>3. Cleaning</w:t>
            </w:r>
          </w:p>
        </w:tc>
        <w:tc>
          <w:tcPr>
            <w:tcW w:w="3560" w:type="dxa"/>
            <w:tcMar>
              <w:top w:w="80" w:type="dxa"/>
              <w:left w:w="120" w:type="dxa"/>
              <w:bottom w:w="80" w:type="dxa"/>
              <w:right w:w="120" w:type="dxa"/>
            </w:tcMar>
          </w:tcPr>
          <w:p w14:paraId="52438016" w14:textId="77777777" w:rsidR="00F616C5" w:rsidRDefault="007B06B8">
            <w:r>
              <w:rPr>
                <w:sz w:val="20"/>
                <w:szCs w:val="20"/>
              </w:rPr>
              <w:t>pipeline/cleaner.py (</w:t>
            </w:r>
            <w:proofErr w:type="spellStart"/>
            <w:r>
              <w:rPr>
                <w:sz w:val="20"/>
                <w:szCs w:val="20"/>
              </w:rPr>
              <w:t>DataCleaner</w:t>
            </w:r>
            <w:proofErr w:type="spellEnd"/>
            <w:r>
              <w:rPr>
                <w:sz w:val="20"/>
                <w:szCs w:val="20"/>
              </w:rPr>
              <w:t>)</w:t>
            </w:r>
          </w:p>
        </w:tc>
        <w:tc>
          <w:tcPr>
            <w:tcW w:w="3900" w:type="dxa"/>
            <w:tcMar>
              <w:top w:w="80" w:type="dxa"/>
              <w:left w:w="120" w:type="dxa"/>
              <w:bottom w:w="80" w:type="dxa"/>
              <w:right w:w="120" w:type="dxa"/>
            </w:tcMar>
          </w:tcPr>
          <w:p w14:paraId="0295A0AA" w14:textId="77777777" w:rsidR="00F616C5" w:rsidRDefault="007B06B8">
            <w:r>
              <w:rPr>
                <w:sz w:val="20"/>
                <w:szCs w:val="20"/>
              </w:rPr>
              <w:t xml:space="preserve">Boilerplate stripping, </w:t>
            </w:r>
            <w:proofErr w:type="spellStart"/>
            <w:r>
              <w:rPr>
                <w:sz w:val="20"/>
                <w:szCs w:val="20"/>
              </w:rPr>
              <w:t>unicode</w:t>
            </w:r>
            <w:proofErr w:type="spellEnd"/>
            <w:r>
              <w:rPr>
                <w:sz w:val="20"/>
                <w:szCs w:val="20"/>
              </w:rPr>
              <w:t xml:space="preserve"> normalisation, fuzzy author/title deduplication (</w:t>
            </w:r>
            <w:proofErr w:type="spellStart"/>
            <w:r>
              <w:rPr>
                <w:sz w:val="20"/>
                <w:szCs w:val="20"/>
              </w:rPr>
              <w:t>thefuzz</w:t>
            </w:r>
            <w:proofErr w:type="spellEnd"/>
            <w:r>
              <w:rPr>
                <w:sz w:val="20"/>
                <w:szCs w:val="20"/>
              </w:rPr>
              <w:t>)</w:t>
            </w:r>
          </w:p>
        </w:tc>
      </w:tr>
      <w:tr w:rsidR="00F616C5" w14:paraId="2E55F217" w14:textId="77777777">
        <w:tc>
          <w:tcPr>
            <w:tcW w:w="1900" w:type="dxa"/>
            <w:tcMar>
              <w:top w:w="80" w:type="dxa"/>
              <w:left w:w="120" w:type="dxa"/>
              <w:bottom w:w="80" w:type="dxa"/>
              <w:right w:w="120" w:type="dxa"/>
            </w:tcMar>
          </w:tcPr>
          <w:p w14:paraId="02B277AA" w14:textId="77777777" w:rsidR="00F616C5" w:rsidRDefault="007B06B8">
            <w:r>
              <w:rPr>
                <w:sz w:val="20"/>
                <w:szCs w:val="20"/>
              </w:rPr>
              <w:t>4. NER &amp; relations</w:t>
            </w:r>
          </w:p>
        </w:tc>
        <w:tc>
          <w:tcPr>
            <w:tcW w:w="3560" w:type="dxa"/>
            <w:tcMar>
              <w:top w:w="80" w:type="dxa"/>
              <w:left w:w="120" w:type="dxa"/>
              <w:bottom w:w="80" w:type="dxa"/>
              <w:right w:w="120" w:type="dxa"/>
            </w:tcMar>
          </w:tcPr>
          <w:p w14:paraId="13A559C7" w14:textId="77777777" w:rsidR="00F616C5" w:rsidRDefault="007B06B8">
            <w:r>
              <w:rPr>
                <w:sz w:val="20"/>
                <w:szCs w:val="20"/>
              </w:rPr>
              <w:t>pipeline/nlp_processor.py (</w:t>
            </w:r>
            <w:proofErr w:type="spellStart"/>
            <w:r>
              <w:rPr>
                <w:sz w:val="20"/>
                <w:szCs w:val="20"/>
              </w:rPr>
              <w:t>NLPProcessor</w:t>
            </w:r>
            <w:proofErr w:type="spellEnd"/>
            <w:r>
              <w:rPr>
                <w:sz w:val="20"/>
                <w:szCs w:val="20"/>
              </w:rPr>
              <w:t>)</w:t>
            </w:r>
          </w:p>
        </w:tc>
        <w:tc>
          <w:tcPr>
            <w:tcW w:w="3900" w:type="dxa"/>
            <w:tcMar>
              <w:top w:w="80" w:type="dxa"/>
              <w:left w:w="120" w:type="dxa"/>
              <w:bottom w:w="80" w:type="dxa"/>
              <w:right w:w="120" w:type="dxa"/>
            </w:tcMar>
          </w:tcPr>
          <w:p w14:paraId="4971D06E" w14:textId="77777777" w:rsidR="00F616C5" w:rsidRDefault="007B06B8">
            <w:proofErr w:type="spellStart"/>
            <w:r>
              <w:rPr>
                <w:sz w:val="20"/>
                <w:szCs w:val="20"/>
              </w:rPr>
              <w:t>scispaCy</w:t>
            </w:r>
            <w:proofErr w:type="spellEnd"/>
            <w:r>
              <w:rPr>
                <w:sz w:val="20"/>
                <w:szCs w:val="20"/>
              </w:rPr>
              <w:t xml:space="preserve"> </w:t>
            </w:r>
            <w:proofErr w:type="spellStart"/>
            <w:r>
              <w:rPr>
                <w:sz w:val="20"/>
                <w:szCs w:val="20"/>
              </w:rPr>
              <w:t>en_core_sci_lg</w:t>
            </w:r>
            <w:proofErr w:type="spellEnd"/>
            <w:r>
              <w:rPr>
                <w:sz w:val="20"/>
                <w:szCs w:val="20"/>
              </w:rPr>
              <w:t xml:space="preserve"> + UMLS linker; dependency-parse relation extraction; regex fallback</w:t>
            </w:r>
          </w:p>
        </w:tc>
      </w:tr>
      <w:tr w:rsidR="00F616C5" w14:paraId="1B145E94" w14:textId="77777777">
        <w:tc>
          <w:tcPr>
            <w:tcW w:w="1900" w:type="dxa"/>
            <w:tcMar>
              <w:top w:w="80" w:type="dxa"/>
              <w:left w:w="120" w:type="dxa"/>
              <w:bottom w:w="80" w:type="dxa"/>
              <w:right w:w="120" w:type="dxa"/>
            </w:tcMar>
          </w:tcPr>
          <w:p w14:paraId="323525F0" w14:textId="77777777" w:rsidR="00F616C5" w:rsidRDefault="007B06B8">
            <w:r>
              <w:rPr>
                <w:sz w:val="20"/>
                <w:szCs w:val="20"/>
              </w:rPr>
              <w:t>5. Embedding</w:t>
            </w:r>
          </w:p>
        </w:tc>
        <w:tc>
          <w:tcPr>
            <w:tcW w:w="3560" w:type="dxa"/>
            <w:tcMar>
              <w:top w:w="80" w:type="dxa"/>
              <w:left w:w="120" w:type="dxa"/>
              <w:bottom w:w="80" w:type="dxa"/>
              <w:right w:w="120" w:type="dxa"/>
            </w:tcMar>
          </w:tcPr>
          <w:p w14:paraId="3BFD29E6" w14:textId="77777777" w:rsidR="00F616C5" w:rsidRDefault="007B06B8">
            <w:r>
              <w:rPr>
                <w:sz w:val="20"/>
                <w:szCs w:val="20"/>
              </w:rPr>
              <w:t>pipeline/embedder.py (</w:t>
            </w:r>
            <w:proofErr w:type="spellStart"/>
            <w:r>
              <w:rPr>
                <w:sz w:val="20"/>
                <w:szCs w:val="20"/>
              </w:rPr>
              <w:t>EmbeddingEngine</w:t>
            </w:r>
            <w:proofErr w:type="spellEnd"/>
            <w:r>
              <w:rPr>
                <w:sz w:val="20"/>
                <w:szCs w:val="20"/>
              </w:rPr>
              <w:t>)</w:t>
            </w:r>
          </w:p>
        </w:tc>
        <w:tc>
          <w:tcPr>
            <w:tcW w:w="3900" w:type="dxa"/>
            <w:tcMar>
              <w:top w:w="80" w:type="dxa"/>
              <w:left w:w="120" w:type="dxa"/>
              <w:bottom w:w="80" w:type="dxa"/>
              <w:right w:w="120" w:type="dxa"/>
            </w:tcMar>
          </w:tcPr>
          <w:p w14:paraId="7A3D41DB" w14:textId="77777777" w:rsidR="00F616C5" w:rsidRDefault="007B06B8">
            <w:proofErr w:type="spellStart"/>
            <w:r>
              <w:rPr>
                <w:sz w:val="20"/>
                <w:szCs w:val="20"/>
              </w:rPr>
              <w:t>PubMedBERT</w:t>
            </w:r>
            <w:proofErr w:type="spellEnd"/>
            <w:r>
              <w:rPr>
                <w:sz w:val="20"/>
                <w:szCs w:val="20"/>
              </w:rPr>
              <w:t xml:space="preserve"> sentence transformer + FAISS </w:t>
            </w:r>
            <w:proofErr w:type="spellStart"/>
            <w:r>
              <w:rPr>
                <w:sz w:val="20"/>
                <w:szCs w:val="20"/>
              </w:rPr>
              <w:t>IndexFlatIP</w:t>
            </w:r>
            <w:proofErr w:type="spellEnd"/>
            <w:r>
              <w:rPr>
                <w:sz w:val="20"/>
                <w:szCs w:val="20"/>
              </w:rPr>
              <w:t xml:space="preserve"> (cosine via L2-normalised inner product)</w:t>
            </w:r>
          </w:p>
        </w:tc>
      </w:tr>
      <w:tr w:rsidR="00F616C5" w14:paraId="620F8923" w14:textId="77777777">
        <w:tc>
          <w:tcPr>
            <w:tcW w:w="1900" w:type="dxa"/>
            <w:tcMar>
              <w:top w:w="80" w:type="dxa"/>
              <w:left w:w="120" w:type="dxa"/>
              <w:bottom w:w="80" w:type="dxa"/>
              <w:right w:w="120" w:type="dxa"/>
            </w:tcMar>
          </w:tcPr>
          <w:p w14:paraId="777D1C85" w14:textId="77777777" w:rsidR="00F616C5" w:rsidRDefault="007B06B8">
            <w:r>
              <w:rPr>
                <w:sz w:val="20"/>
                <w:szCs w:val="20"/>
              </w:rPr>
              <w:t>6. Knowledge graph</w:t>
            </w:r>
          </w:p>
        </w:tc>
        <w:tc>
          <w:tcPr>
            <w:tcW w:w="3560" w:type="dxa"/>
            <w:tcMar>
              <w:top w:w="80" w:type="dxa"/>
              <w:left w:w="120" w:type="dxa"/>
              <w:bottom w:w="80" w:type="dxa"/>
              <w:right w:w="120" w:type="dxa"/>
            </w:tcMar>
          </w:tcPr>
          <w:p w14:paraId="15BC0278" w14:textId="77777777" w:rsidR="00F616C5" w:rsidRDefault="007B06B8">
            <w:r>
              <w:rPr>
                <w:sz w:val="20"/>
                <w:szCs w:val="20"/>
              </w:rPr>
              <w:t>pipeline/knowledge_graph.py (</w:t>
            </w:r>
            <w:proofErr w:type="spellStart"/>
            <w:r>
              <w:rPr>
                <w:sz w:val="20"/>
                <w:szCs w:val="20"/>
              </w:rPr>
              <w:t>KnowledgeGraph</w:t>
            </w:r>
            <w:proofErr w:type="spellEnd"/>
            <w:r>
              <w:rPr>
                <w:sz w:val="20"/>
                <w:szCs w:val="20"/>
              </w:rPr>
              <w:t>)</w:t>
            </w:r>
          </w:p>
        </w:tc>
        <w:tc>
          <w:tcPr>
            <w:tcW w:w="3900" w:type="dxa"/>
            <w:tcMar>
              <w:top w:w="80" w:type="dxa"/>
              <w:left w:w="120" w:type="dxa"/>
              <w:bottom w:w="80" w:type="dxa"/>
              <w:right w:w="120" w:type="dxa"/>
            </w:tcMar>
          </w:tcPr>
          <w:p w14:paraId="68B77BA6" w14:textId="77777777" w:rsidR="00F616C5" w:rsidRDefault="007B06B8">
            <w:proofErr w:type="spellStart"/>
            <w:r>
              <w:rPr>
                <w:sz w:val="20"/>
                <w:szCs w:val="20"/>
              </w:rPr>
              <w:t>NetworkX</w:t>
            </w:r>
            <w:proofErr w:type="spellEnd"/>
            <w:r>
              <w:rPr>
                <w:sz w:val="20"/>
                <w:szCs w:val="20"/>
              </w:rPr>
              <w:t xml:space="preserve"> </w:t>
            </w:r>
            <w:proofErr w:type="spellStart"/>
            <w:r>
              <w:rPr>
                <w:sz w:val="20"/>
                <w:szCs w:val="20"/>
              </w:rPr>
              <w:t>MultiDiGraph</w:t>
            </w:r>
            <w:proofErr w:type="spellEnd"/>
            <w:r>
              <w:rPr>
                <w:sz w:val="20"/>
                <w:szCs w:val="20"/>
              </w:rPr>
              <w:t xml:space="preserve">, UMLS-CUI-based entity </w:t>
            </w:r>
            <w:proofErr w:type="spellStart"/>
            <w:r>
              <w:rPr>
                <w:sz w:val="20"/>
                <w:szCs w:val="20"/>
              </w:rPr>
              <w:t>canonicalisation</w:t>
            </w:r>
            <w:proofErr w:type="spellEnd"/>
            <w:r>
              <w:rPr>
                <w:sz w:val="20"/>
                <w:szCs w:val="20"/>
              </w:rPr>
              <w:t>, Louvain communities</w:t>
            </w:r>
          </w:p>
        </w:tc>
      </w:tr>
      <w:tr w:rsidR="00F616C5" w14:paraId="1F9E4378" w14:textId="77777777">
        <w:tc>
          <w:tcPr>
            <w:tcW w:w="1900" w:type="dxa"/>
            <w:tcMar>
              <w:top w:w="80" w:type="dxa"/>
              <w:left w:w="120" w:type="dxa"/>
              <w:bottom w:w="80" w:type="dxa"/>
              <w:right w:w="120" w:type="dxa"/>
            </w:tcMar>
          </w:tcPr>
          <w:p w14:paraId="090CEAE5" w14:textId="77777777" w:rsidR="00F616C5" w:rsidRDefault="007B06B8">
            <w:r>
              <w:rPr>
                <w:sz w:val="20"/>
                <w:szCs w:val="20"/>
              </w:rPr>
              <w:t>7. Bibliometric networks</w:t>
            </w:r>
          </w:p>
        </w:tc>
        <w:tc>
          <w:tcPr>
            <w:tcW w:w="3560" w:type="dxa"/>
            <w:tcMar>
              <w:top w:w="80" w:type="dxa"/>
              <w:left w:w="120" w:type="dxa"/>
              <w:bottom w:w="80" w:type="dxa"/>
              <w:right w:w="120" w:type="dxa"/>
            </w:tcMar>
          </w:tcPr>
          <w:p w14:paraId="4F9C0B3D" w14:textId="77777777" w:rsidR="00F616C5" w:rsidRDefault="007B06B8">
            <w:r>
              <w:rPr>
                <w:sz w:val="20"/>
                <w:szCs w:val="20"/>
              </w:rPr>
              <w:t>pipeline/network_builder.py (</w:t>
            </w:r>
            <w:proofErr w:type="spellStart"/>
            <w:r>
              <w:rPr>
                <w:sz w:val="20"/>
                <w:szCs w:val="20"/>
              </w:rPr>
              <w:t>NetworkBuilder</w:t>
            </w:r>
            <w:proofErr w:type="spellEnd"/>
            <w:r>
              <w:rPr>
                <w:sz w:val="20"/>
                <w:szCs w:val="20"/>
              </w:rPr>
              <w:t>)</w:t>
            </w:r>
          </w:p>
        </w:tc>
        <w:tc>
          <w:tcPr>
            <w:tcW w:w="3900" w:type="dxa"/>
            <w:tcMar>
              <w:top w:w="80" w:type="dxa"/>
              <w:left w:w="120" w:type="dxa"/>
              <w:bottom w:w="80" w:type="dxa"/>
              <w:right w:w="120" w:type="dxa"/>
            </w:tcMar>
          </w:tcPr>
          <w:p w14:paraId="3067F7E8" w14:textId="77777777" w:rsidR="00F616C5" w:rsidRDefault="007B06B8">
            <w:r>
              <w:rPr>
                <w:sz w:val="20"/>
                <w:szCs w:val="20"/>
              </w:rPr>
              <w:t xml:space="preserve">Co-authorship, keyword co-occurrence, topic, and </w:t>
            </w:r>
            <w:proofErr w:type="spellStart"/>
            <w:r>
              <w:rPr>
                <w:sz w:val="20"/>
                <w:szCs w:val="20"/>
              </w:rPr>
              <w:t>OpenAlex</w:t>
            </w:r>
            <w:proofErr w:type="spellEnd"/>
            <w:r>
              <w:rPr>
                <w:sz w:val="20"/>
                <w:szCs w:val="20"/>
              </w:rPr>
              <w:t>-based citation networks; Louvain</w:t>
            </w:r>
          </w:p>
        </w:tc>
      </w:tr>
      <w:tr w:rsidR="00F616C5" w14:paraId="4643685E" w14:textId="77777777">
        <w:tc>
          <w:tcPr>
            <w:tcW w:w="1900" w:type="dxa"/>
            <w:tcMar>
              <w:top w:w="80" w:type="dxa"/>
              <w:left w:w="120" w:type="dxa"/>
              <w:bottom w:w="80" w:type="dxa"/>
              <w:right w:w="120" w:type="dxa"/>
            </w:tcMar>
          </w:tcPr>
          <w:p w14:paraId="158F1150" w14:textId="77777777" w:rsidR="00F616C5" w:rsidRDefault="007B06B8">
            <w:r>
              <w:rPr>
                <w:sz w:val="20"/>
                <w:szCs w:val="20"/>
              </w:rPr>
              <w:t>8. Topic modelling</w:t>
            </w:r>
          </w:p>
        </w:tc>
        <w:tc>
          <w:tcPr>
            <w:tcW w:w="3560" w:type="dxa"/>
            <w:tcMar>
              <w:top w:w="80" w:type="dxa"/>
              <w:left w:w="120" w:type="dxa"/>
              <w:bottom w:w="80" w:type="dxa"/>
              <w:right w:w="120" w:type="dxa"/>
            </w:tcMar>
          </w:tcPr>
          <w:p w14:paraId="2C97DED0" w14:textId="77777777" w:rsidR="00F616C5" w:rsidRDefault="007B06B8">
            <w:r>
              <w:rPr>
                <w:sz w:val="20"/>
                <w:szCs w:val="20"/>
              </w:rPr>
              <w:t>pipeline/topic_modeler.py (</w:t>
            </w:r>
            <w:proofErr w:type="spellStart"/>
            <w:r>
              <w:rPr>
                <w:sz w:val="20"/>
                <w:szCs w:val="20"/>
              </w:rPr>
              <w:t>TopicModeler</w:t>
            </w:r>
            <w:proofErr w:type="spellEnd"/>
            <w:r>
              <w:rPr>
                <w:sz w:val="20"/>
                <w:szCs w:val="20"/>
              </w:rPr>
              <w:t>)</w:t>
            </w:r>
          </w:p>
        </w:tc>
        <w:tc>
          <w:tcPr>
            <w:tcW w:w="3900" w:type="dxa"/>
            <w:tcMar>
              <w:top w:w="80" w:type="dxa"/>
              <w:left w:w="120" w:type="dxa"/>
              <w:bottom w:w="80" w:type="dxa"/>
              <w:right w:w="120" w:type="dxa"/>
            </w:tcMar>
          </w:tcPr>
          <w:p w14:paraId="594BA69B" w14:textId="77777777" w:rsidR="00F616C5" w:rsidRDefault="007B06B8">
            <w:proofErr w:type="spellStart"/>
            <w:r>
              <w:rPr>
                <w:sz w:val="20"/>
                <w:szCs w:val="20"/>
              </w:rPr>
              <w:t>BERTopic</w:t>
            </w:r>
            <w:proofErr w:type="spellEnd"/>
            <w:r>
              <w:rPr>
                <w:sz w:val="20"/>
                <w:szCs w:val="20"/>
              </w:rPr>
              <w:t xml:space="preserve"> (UMAP + HDBSCAN); TF-IDF + </w:t>
            </w:r>
            <w:proofErr w:type="spellStart"/>
            <w:r>
              <w:rPr>
                <w:sz w:val="20"/>
                <w:szCs w:val="20"/>
              </w:rPr>
              <w:t>KMeans</w:t>
            </w:r>
            <w:proofErr w:type="spellEnd"/>
            <w:r>
              <w:rPr>
                <w:sz w:val="20"/>
                <w:szCs w:val="20"/>
              </w:rPr>
              <w:t xml:space="preserve"> fallback</w:t>
            </w:r>
          </w:p>
        </w:tc>
      </w:tr>
      <w:tr w:rsidR="00F616C5" w14:paraId="27BA8D6D" w14:textId="77777777">
        <w:tc>
          <w:tcPr>
            <w:tcW w:w="1900" w:type="dxa"/>
            <w:tcMar>
              <w:top w:w="80" w:type="dxa"/>
              <w:left w:w="120" w:type="dxa"/>
              <w:bottom w:w="80" w:type="dxa"/>
              <w:right w:w="120" w:type="dxa"/>
            </w:tcMar>
          </w:tcPr>
          <w:p w14:paraId="2307B2BF" w14:textId="77777777" w:rsidR="00F616C5" w:rsidRDefault="007B06B8">
            <w:r>
              <w:rPr>
                <w:sz w:val="20"/>
                <w:szCs w:val="20"/>
              </w:rPr>
              <w:t>9. Gap detection</w:t>
            </w:r>
          </w:p>
        </w:tc>
        <w:tc>
          <w:tcPr>
            <w:tcW w:w="3560" w:type="dxa"/>
            <w:tcMar>
              <w:top w:w="80" w:type="dxa"/>
              <w:left w:w="120" w:type="dxa"/>
              <w:bottom w:w="80" w:type="dxa"/>
              <w:right w:w="120" w:type="dxa"/>
            </w:tcMar>
          </w:tcPr>
          <w:p w14:paraId="7960FFA2" w14:textId="77777777" w:rsidR="00F616C5" w:rsidRDefault="007B06B8">
            <w:r>
              <w:rPr>
                <w:sz w:val="20"/>
                <w:szCs w:val="20"/>
              </w:rPr>
              <w:t>pipeline/gap_detector.py (</w:t>
            </w:r>
            <w:proofErr w:type="spellStart"/>
            <w:r>
              <w:rPr>
                <w:sz w:val="20"/>
                <w:szCs w:val="20"/>
              </w:rPr>
              <w:t>GapDetector</w:t>
            </w:r>
            <w:proofErr w:type="spellEnd"/>
            <w:r>
              <w:rPr>
                <w:sz w:val="20"/>
                <w:szCs w:val="20"/>
              </w:rPr>
              <w:t>)</w:t>
            </w:r>
          </w:p>
        </w:tc>
        <w:tc>
          <w:tcPr>
            <w:tcW w:w="3900" w:type="dxa"/>
            <w:tcMar>
              <w:top w:w="80" w:type="dxa"/>
              <w:left w:w="120" w:type="dxa"/>
              <w:bottom w:w="80" w:type="dxa"/>
              <w:right w:w="120" w:type="dxa"/>
            </w:tcMar>
          </w:tcPr>
          <w:p w14:paraId="193BD72D" w14:textId="77777777" w:rsidR="00F616C5" w:rsidRDefault="007B06B8">
            <w:r>
              <w:rPr>
                <w:sz w:val="20"/>
                <w:szCs w:val="20"/>
              </w:rPr>
              <w:t>Structural / temporal / cross-domain graph-gap heuristics, weighted composite ranking</w:t>
            </w:r>
          </w:p>
        </w:tc>
      </w:tr>
      <w:tr w:rsidR="00F616C5" w14:paraId="1F30E6EA" w14:textId="77777777">
        <w:tc>
          <w:tcPr>
            <w:tcW w:w="1900" w:type="dxa"/>
            <w:tcMar>
              <w:top w:w="80" w:type="dxa"/>
              <w:left w:w="120" w:type="dxa"/>
              <w:bottom w:w="80" w:type="dxa"/>
              <w:right w:w="120" w:type="dxa"/>
            </w:tcMar>
          </w:tcPr>
          <w:p w14:paraId="3AD04B4A" w14:textId="77777777" w:rsidR="00F616C5" w:rsidRDefault="007B06B8">
            <w:r>
              <w:rPr>
                <w:sz w:val="20"/>
                <w:szCs w:val="20"/>
              </w:rPr>
              <w:t>10. Hypothesis generation</w:t>
            </w:r>
          </w:p>
        </w:tc>
        <w:tc>
          <w:tcPr>
            <w:tcW w:w="3560" w:type="dxa"/>
            <w:tcMar>
              <w:top w:w="80" w:type="dxa"/>
              <w:left w:w="120" w:type="dxa"/>
              <w:bottom w:w="80" w:type="dxa"/>
              <w:right w:w="120" w:type="dxa"/>
            </w:tcMar>
          </w:tcPr>
          <w:p w14:paraId="63E534AA" w14:textId="77777777" w:rsidR="00F616C5" w:rsidRDefault="007B06B8">
            <w:r>
              <w:rPr>
                <w:sz w:val="20"/>
                <w:szCs w:val="20"/>
              </w:rPr>
              <w:t>pipeline/hypothesis_generator.py (</w:t>
            </w:r>
            <w:proofErr w:type="spellStart"/>
            <w:r>
              <w:rPr>
                <w:sz w:val="20"/>
                <w:szCs w:val="20"/>
              </w:rPr>
              <w:t>HypothesisGenerator</w:t>
            </w:r>
            <w:proofErr w:type="spellEnd"/>
            <w:r>
              <w:rPr>
                <w:sz w:val="20"/>
                <w:szCs w:val="20"/>
              </w:rPr>
              <w:t>)</w:t>
            </w:r>
          </w:p>
        </w:tc>
        <w:tc>
          <w:tcPr>
            <w:tcW w:w="3900" w:type="dxa"/>
            <w:tcMar>
              <w:top w:w="80" w:type="dxa"/>
              <w:left w:w="120" w:type="dxa"/>
              <w:bottom w:w="80" w:type="dxa"/>
              <w:right w:w="120" w:type="dxa"/>
            </w:tcMar>
          </w:tcPr>
          <w:p w14:paraId="6B225557" w14:textId="77777777" w:rsidR="00F616C5" w:rsidRDefault="007B06B8">
            <w:r>
              <w:rPr>
                <w:sz w:val="20"/>
                <w:szCs w:val="20"/>
              </w:rPr>
              <w:t>Google Gemini REST API, structured evidence-grounded prompting, multi-key rotation</w:t>
            </w:r>
          </w:p>
        </w:tc>
      </w:tr>
    </w:tbl>
    <w:p w14:paraId="32175FAC" w14:textId="77777777" w:rsidR="00F616C5" w:rsidRDefault="007B06B8">
      <w:pPr>
        <w:spacing w:before="60" w:after="240"/>
        <w:jc w:val="center"/>
      </w:pPr>
      <w:r>
        <w:rPr>
          <w:i/>
          <w:iCs/>
          <w:sz w:val="20"/>
          <w:szCs w:val="20"/>
        </w:rPr>
        <w:t xml:space="preserve">Table 1. </w:t>
      </w:r>
      <w:proofErr w:type="spellStart"/>
      <w:r>
        <w:rPr>
          <w:i/>
          <w:iCs/>
          <w:sz w:val="20"/>
          <w:szCs w:val="20"/>
        </w:rPr>
        <w:t>BioLitAI</w:t>
      </w:r>
      <w:proofErr w:type="spellEnd"/>
      <w:r>
        <w:rPr>
          <w:i/>
          <w:iCs/>
          <w:sz w:val="20"/>
          <w:szCs w:val="20"/>
        </w:rPr>
        <w:t>-X pipeline stages in execution order.</w:t>
      </w:r>
    </w:p>
    <w:p w14:paraId="45BE19F5" w14:textId="77777777" w:rsidR="00F616C5" w:rsidRDefault="007B06B8">
      <w:pPr>
        <w:pStyle w:val="Heading2"/>
        <w:spacing w:before="260" w:after="120"/>
      </w:pPr>
      <w:r>
        <w:t>2.2 Literature Retrieval</w:t>
      </w:r>
    </w:p>
    <w:p w14:paraId="28F6A8FE" w14:textId="77777777" w:rsidR="00F616C5" w:rsidRDefault="007B06B8">
      <w:pPr>
        <w:spacing w:after="200" w:line="300" w:lineRule="auto"/>
        <w:jc w:val="both"/>
      </w:pPr>
      <w:r>
        <w:t xml:space="preserve">We built the </w:t>
      </w:r>
      <w:proofErr w:type="spellStart"/>
      <w:r>
        <w:t>PubMedRetriever</w:t>
      </w:r>
      <w:proofErr w:type="spellEnd"/>
      <w:r>
        <w:t xml:space="preserve"> class on top of </w:t>
      </w:r>
      <w:proofErr w:type="spellStart"/>
      <w:r>
        <w:t>Biopython's</w:t>
      </w:r>
      <w:proofErr w:type="spellEnd"/>
      <w:r>
        <w:t xml:space="preserve"> Entrez interface</w:t>
      </w:r>
      <w:r w:rsidR="003077AD">
        <w:t xml:space="preserve"> </w:t>
      </w:r>
      <w:r w:rsidR="003077AD">
        <w:fldChar w:fldCharType="begin"/>
      </w:r>
      <w:r w:rsidR="003077AD">
        <w:instrText xml:space="preserve"> ADDIN ZOTERO_ITEM CSL_CITATION {"citationID":"puDRNsOz","properties":{"unsorted":false,"formattedCitation":"[11]","plainCitation":"[11]","noteIndex":0},"citationItems":[{"id":11,"uris":["http://zotero.org/users/local/MIfZdt8F/items/8JQB4P2U"],"itemData":{"id":11,"type":"article-journal","container-title":"Bioinformatics","issue":"11","page":"1422-1423","title":"Biopython: freely available Python tools for computational molecular biology and bioinformatics","volume":"25","author":[{"family":"Cock","given":"Peter J. A."},{"family":"Antao","given":"Tiago"},{"family":"Chang","given":"Jeffrey T."}],"issued":{"date-parts":[["2009"]]}}}],"schema":"https://github.com/citation-style-language/schema/raw/master/csl-citation.json"} </w:instrText>
      </w:r>
      <w:r w:rsidR="003077AD">
        <w:fldChar w:fldCharType="separate"/>
      </w:r>
      <w:r w:rsidR="003077AD" w:rsidRPr="003077AD">
        <w:t>[11]</w:t>
      </w:r>
      <w:r w:rsidR="003077AD">
        <w:fldChar w:fldCharType="end"/>
      </w:r>
      <w:r>
        <w:t>, which gives us programmatic access to NCBI's Entrez databases</w:t>
      </w:r>
      <w:r w:rsidR="003077AD">
        <w:t xml:space="preserve"> </w:t>
      </w:r>
      <w:r w:rsidR="003077AD">
        <w:fldChar w:fldCharType="begin"/>
      </w:r>
      <w:r w:rsidR="003077AD">
        <w:instrText xml:space="preserve"> ADDIN ZOTERO_ITEM CSL_CITATION {"citationID":"i2l4z2V6","properties":{"unsorted":false,"formattedCitation":"[12]","plainCitation":"[12]","noteIndex":0},"citationItems":[{"id":12,"uris":["http://zotero.org/users/local/MIfZdt8F/items/F3Y5LUC4"],"itemData":{"id":12,"type":"article-journal","container-title":"Nucleic Acids Research","issue":"D1","page":"D33-D43","title":"Database resources of the National Center for Biotechnology Information","volume":"52","author":[{"family":"Sayers","given":"Eric W."},{"family":"Beck","given":"Jeff"},{"family":"Bolton","given":"Evan E."}],"issued":{"date-parts":[["2024"]]}}}],"schema":"https://github.com/citation-style-language/schema/raw/master/csl-citation.json"} </w:instrText>
      </w:r>
      <w:r w:rsidR="003077AD">
        <w:fldChar w:fldCharType="separate"/>
      </w:r>
      <w:r w:rsidR="003077AD" w:rsidRPr="003077AD">
        <w:t>[12]</w:t>
      </w:r>
      <w:r w:rsidR="003077AD">
        <w:fldChar w:fldCharType="end"/>
      </w:r>
      <w:r>
        <w:t xml:space="preserve">. Given a free-text query, it performs an </w:t>
      </w:r>
      <w:proofErr w:type="spellStart"/>
      <w:r>
        <w:t>esearch</w:t>
      </w:r>
      <w:proofErr w:type="spellEnd"/>
      <w:r>
        <w:t xml:space="preserve"> call with </w:t>
      </w:r>
      <w:proofErr w:type="spellStart"/>
      <w:r>
        <w:t>usehistory</w:t>
      </w:r>
      <w:proofErr w:type="spellEnd"/>
      <w:r>
        <w:t xml:space="preserve"> enabled to obtain up to a configurable maximum (default 300, bounded 100</w:t>
      </w:r>
      <w:r w:rsidR="0091194D">
        <w:t>-</w:t>
      </w:r>
      <w:r>
        <w:t xml:space="preserve">300) of matching PMIDs, then fetches full XML records in batches of 100 via </w:t>
      </w:r>
      <w:proofErr w:type="spellStart"/>
      <w:r>
        <w:t>efetch</w:t>
      </w:r>
      <w:proofErr w:type="spellEnd"/>
      <w:r>
        <w:t>. We throttle requests to respect NCBI's rate limits  3 requests per second without an API key or 10 per second with one  and we retry each batch fetch up to three times with exponential backoff (2s, 4s, 8s) before treating it as a permanent failure for that batch. We deliberately embed no domain vocabulary in this stage: we pass the query string through verbatim, so the same retrieval code serves any biomedical search.</w:t>
      </w:r>
    </w:p>
    <w:p w14:paraId="19BDDBB6" w14:textId="77777777" w:rsidR="00F616C5" w:rsidRDefault="007B06B8">
      <w:pPr>
        <w:pStyle w:val="Heading2"/>
        <w:spacing w:before="260" w:after="120"/>
      </w:pPr>
      <w:r>
        <w:t>2.3 Parsing and Structuring</w:t>
      </w:r>
    </w:p>
    <w:p w14:paraId="23A29AE1" w14:textId="77777777" w:rsidR="00F616C5" w:rsidRDefault="007B06B8">
      <w:pPr>
        <w:spacing w:after="200" w:line="300" w:lineRule="auto"/>
        <w:jc w:val="both"/>
      </w:pPr>
      <w:r>
        <w:lastRenderedPageBreak/>
        <w:t xml:space="preserve">We built </w:t>
      </w:r>
      <w:proofErr w:type="spellStart"/>
      <w:r>
        <w:t>XMLParser</w:t>
      </w:r>
      <w:proofErr w:type="spellEnd"/>
      <w:r>
        <w:t xml:space="preserve"> to convert raw PubMed XML into structured dictionaries, extracting title, structured abstract sections (preserving section labels such as BACKGROUND/METHODS/RESULTS), author lists with affiliations, author keywords, </w:t>
      </w:r>
      <w:proofErr w:type="spellStart"/>
      <w:r>
        <w:t>MeSH</w:t>
      </w:r>
      <w:proofErr w:type="spellEnd"/>
      <w:r>
        <w:t xml:space="preserve"> descriptors and qualifiers (with major-topic flags), registered chemical substances, publication types, grant/funding metadata, journal metadata, DOI (from either </w:t>
      </w:r>
      <w:proofErr w:type="spellStart"/>
      <w:r>
        <w:t>ArticleId</w:t>
      </w:r>
      <w:proofErr w:type="spellEnd"/>
      <w:r>
        <w:t xml:space="preserve"> or </w:t>
      </w:r>
      <w:proofErr w:type="spellStart"/>
      <w:r>
        <w:t>ELocationID</w:t>
      </w:r>
      <w:proofErr w:type="spellEnd"/>
      <w:r>
        <w:t xml:space="preserve">), and a normalised publication date. During normalisation we handle PubMed's several date representations, including </w:t>
      </w:r>
      <w:proofErr w:type="spellStart"/>
      <w:r>
        <w:t>MedlineDate</w:t>
      </w:r>
      <w:proofErr w:type="spellEnd"/>
      <w:r>
        <w:t xml:space="preserve"> free-text forms such as “2003 Nov</w:t>
      </w:r>
      <w:r w:rsidR="0091194D">
        <w:t>-</w:t>
      </w:r>
      <w:r>
        <w:t>Dec” or “2003 Spring”, reducing them to ISO-style YYYY, YYYY-MM, or YYYY-MM-DD strings.</w:t>
      </w:r>
    </w:p>
    <w:p w14:paraId="301C6156" w14:textId="77777777" w:rsidR="00F616C5" w:rsidRDefault="007B06B8">
      <w:pPr>
        <w:pStyle w:val="Heading2"/>
        <w:spacing w:before="260" w:after="120"/>
      </w:pPr>
      <w:r>
        <w:t>2.4 Cleaning and Deduplication</w:t>
      </w:r>
    </w:p>
    <w:p w14:paraId="4BCEF18A" w14:textId="77777777" w:rsidR="00F616C5" w:rsidRDefault="007B06B8">
      <w:pPr>
        <w:spacing w:after="200" w:line="300" w:lineRule="auto"/>
        <w:jc w:val="both"/>
      </w:pPr>
      <w:r>
        <w:t xml:space="preserve">We built </w:t>
      </w:r>
      <w:proofErr w:type="spellStart"/>
      <w:r>
        <w:t>DataCleaner</w:t>
      </w:r>
      <w:proofErr w:type="spellEnd"/>
      <w:r>
        <w:t xml:space="preserve"> to apply a fixed sequence of transformations to the parsed record set: HTML/entity stripping and publisher-boilerplate removal from abstracts (e.g. copyright notices, “published by Elsevier…” strings); </w:t>
      </w:r>
      <w:proofErr w:type="spellStart"/>
      <w:r>
        <w:t>unicode</w:t>
      </w:r>
      <w:proofErr w:type="spellEnd"/>
      <w:r>
        <w:t xml:space="preserve"> NFC/NFD normalisation; author-name </w:t>
      </w:r>
      <w:proofErr w:type="spellStart"/>
      <w:r>
        <w:t>canonicalisation</w:t>
      </w:r>
      <w:proofErr w:type="spellEnd"/>
      <w:r>
        <w:t xml:space="preserve"> to a “Lastname, </w:t>
      </w:r>
      <w:proofErr w:type="spellStart"/>
      <w:r>
        <w:t>Firstname</w:t>
      </w:r>
      <w:proofErr w:type="spellEnd"/>
      <w:r>
        <w:t xml:space="preserve">” form; and two-stage deduplication  exact PMID matching followed by fuzzy title matching using </w:t>
      </w:r>
      <w:proofErr w:type="spellStart"/>
      <w:r>
        <w:t>thefuzz's</w:t>
      </w:r>
      <w:proofErr w:type="spellEnd"/>
      <w:r>
        <w:t xml:space="preserve"> </w:t>
      </w:r>
      <w:proofErr w:type="spellStart"/>
      <w:r>
        <w:t>token_sort_ratio</w:t>
      </w:r>
      <w:proofErr w:type="spellEnd"/>
      <w:r>
        <w:t xml:space="preserve"> with a 95% similarity threshold, which catches near-duplicate records (e.g. preprint/published-version pairs) that share no PMID. We also run a separate corpus-level author-deduplication pass that clusters author name variants across the whole corpus using a combination of </w:t>
      </w:r>
      <w:proofErr w:type="spellStart"/>
      <w:r>
        <w:t>token_sort_ratio</w:t>
      </w:r>
      <w:proofErr w:type="spellEnd"/>
      <w:r>
        <w:t xml:space="preserve"> ≥ 90 and last-name-plus-initial-prefix matching, so that “J. Smith” and “John Smith” collapse to one canonical author node before we build the co-authorship network.</w:t>
      </w:r>
    </w:p>
    <w:p w14:paraId="5D15180B" w14:textId="77777777" w:rsidR="00F616C5" w:rsidRDefault="007B06B8">
      <w:pPr>
        <w:pStyle w:val="Heading2"/>
        <w:spacing w:before="260" w:after="120"/>
      </w:pPr>
      <w:r>
        <w:t>2.5 Named-Entity Recognition and Relationship Extraction</w:t>
      </w:r>
    </w:p>
    <w:p w14:paraId="0D4840D4" w14:textId="77777777" w:rsidR="00F616C5" w:rsidRDefault="007B06B8">
      <w:pPr>
        <w:spacing w:after="200" w:line="300" w:lineRule="auto"/>
        <w:jc w:val="both"/>
      </w:pPr>
      <w:r>
        <w:t xml:space="preserve">We built </w:t>
      </w:r>
      <w:proofErr w:type="spellStart"/>
      <w:r>
        <w:t>NLPProcessor</w:t>
      </w:r>
      <w:proofErr w:type="spellEnd"/>
      <w:r>
        <w:t xml:space="preserve"> to perform biomedical NER using </w:t>
      </w:r>
      <w:proofErr w:type="spellStart"/>
      <w:r>
        <w:t>scispaCy's</w:t>
      </w:r>
      <w:proofErr w:type="spellEnd"/>
      <w:r>
        <w:t xml:space="preserve"> </w:t>
      </w:r>
      <w:proofErr w:type="spellStart"/>
      <w:r>
        <w:t>en_core_sci_lg</w:t>
      </w:r>
      <w:proofErr w:type="spellEnd"/>
      <w:r>
        <w:t xml:space="preserve"> model with a UMLS entity linker (similarity threshold 0.85, abbreviation resolution enabled). We map extracted entities onto seven canonical </w:t>
      </w:r>
      <w:proofErr w:type="gramStart"/>
      <w:r>
        <w:t>types  DISEASE</w:t>
      </w:r>
      <w:proofErr w:type="gramEnd"/>
      <w:r>
        <w:t>, GENE_OR_GENOME, CHEMICAL, BIOLOGICAL_PROCESS, CELL, ORGANISM, and LABORATORY_</w:t>
      </w:r>
      <w:proofErr w:type="gramStart"/>
      <w:r>
        <w:t>PROCEDURE  and</w:t>
      </w:r>
      <w:proofErr w:type="gramEnd"/>
      <w:r>
        <w:t xml:space="preserve"> link them to a UMLS Concept Unique Identifier (CUI) where possible. For relationship extraction we operate on the dependency parse: within each sentence containing two or more recognised entities, we inspect verb tokens for </w:t>
      </w:r>
      <w:proofErr w:type="spellStart"/>
      <w:r>
        <w:t>nsubj</w:t>
      </w:r>
      <w:proofErr w:type="spellEnd"/>
      <w:r>
        <w:t>/</w:t>
      </w:r>
      <w:proofErr w:type="spellStart"/>
      <w:r>
        <w:t>dobj</w:t>
      </w:r>
      <w:proofErr w:type="spellEnd"/>
      <w:r>
        <w:t xml:space="preserve"> (or </w:t>
      </w:r>
      <w:proofErr w:type="spellStart"/>
      <w:r>
        <w:t>nsubjpass</w:t>
      </w:r>
      <w:proofErr w:type="spellEnd"/>
      <w:r>
        <w:t>/agent, for passive voice) children that resolve to entity spans, yielding (source, relation-type, target) triples labelled with the verb's lemma.</w:t>
      </w:r>
    </w:p>
    <w:p w14:paraId="27EBCEE6" w14:textId="77777777" w:rsidR="00F616C5" w:rsidRDefault="007B06B8">
      <w:pPr>
        <w:spacing w:after="200" w:line="300" w:lineRule="auto"/>
        <w:jc w:val="both"/>
      </w:pPr>
      <w:r>
        <w:t xml:space="preserve">Because </w:t>
      </w:r>
      <w:proofErr w:type="spellStart"/>
      <w:r>
        <w:t>scispaCy</w:t>
      </w:r>
      <w:proofErr w:type="spellEnd"/>
      <w:r>
        <w:t xml:space="preserve"> and its roughly 1 GB biomedical model are optional, heavy dependencies, we designed the module to degrade gracefully: if </w:t>
      </w:r>
      <w:proofErr w:type="spellStart"/>
      <w:r>
        <w:t>scispaCy</w:t>
      </w:r>
      <w:proofErr w:type="spellEnd"/>
      <w:r>
        <w:t xml:space="preserve"> or the model file is unavailable, </w:t>
      </w:r>
      <w:proofErr w:type="spellStart"/>
      <w:r>
        <w:t>NLPProcessor</w:t>
      </w:r>
      <w:proofErr w:type="spellEnd"/>
      <w:r>
        <w:t xml:space="preserve"> transparently falls back to a regex-based entity extractor we built  matching gene-symbol patterns, disease-suffix patterns such as -</w:t>
      </w:r>
      <w:proofErr w:type="spellStart"/>
      <w:r>
        <w:t>oma</w:t>
      </w:r>
      <w:proofErr w:type="spellEnd"/>
      <w:r>
        <w:t>/-itis/-</w:t>
      </w:r>
      <w:proofErr w:type="spellStart"/>
      <w:r>
        <w:t>pathy</w:t>
      </w:r>
      <w:proofErr w:type="spellEnd"/>
      <w:r>
        <w:t xml:space="preserve">, drug-suffix patterns such as -mab/-nib/-statin, and a curated </w:t>
      </w:r>
      <w:proofErr w:type="spellStart"/>
      <w:r>
        <w:t>stopword</w:t>
      </w:r>
      <w:proofErr w:type="spellEnd"/>
      <w:r>
        <w:t xml:space="preserve"> list to suppress common false positives  together with a co-occurrence-based relationship extractor that assigns relation labels from a fixed entity-type-pair table we defined (for example, GENE</w:t>
      </w:r>
      <w:r w:rsidR="0091194D">
        <w:t>-</w:t>
      </w:r>
      <w:r>
        <w:t>DISEASE maps to “</w:t>
      </w:r>
      <w:proofErr w:type="spellStart"/>
      <w:r>
        <w:t>associated_with</w:t>
      </w:r>
      <w:proofErr w:type="spellEnd"/>
      <w:r>
        <w:t>” and CHEMICAL</w:t>
      </w:r>
      <w:r w:rsidR="0091194D">
        <w:t>-</w:t>
      </w:r>
      <w:r>
        <w:t xml:space="preserve">DISEASE maps to “treats”). This keeps the rest of our </w:t>
      </w:r>
      <w:proofErr w:type="gramStart"/>
      <w:r>
        <w:t>pipeline  knowledge</w:t>
      </w:r>
      <w:proofErr w:type="gramEnd"/>
      <w:r>
        <w:t xml:space="preserve"> graph, gap detection, hypothesis </w:t>
      </w:r>
      <w:proofErr w:type="gramStart"/>
      <w:r>
        <w:t>generation  functional</w:t>
      </w:r>
      <w:proofErr w:type="gramEnd"/>
      <w:r>
        <w:t xml:space="preserve"> even in environments where the full </w:t>
      </w:r>
      <w:proofErr w:type="spellStart"/>
      <w:r>
        <w:t>scispaCy</w:t>
      </w:r>
      <w:proofErr w:type="spellEnd"/>
      <w:r>
        <w:t xml:space="preserve"> stack cannot be installed.</w:t>
      </w:r>
    </w:p>
    <w:p w14:paraId="1C6D04C8" w14:textId="77777777" w:rsidR="00F616C5" w:rsidRDefault="007B06B8">
      <w:pPr>
        <w:pStyle w:val="Heading2"/>
        <w:spacing w:before="260" w:after="120"/>
      </w:pPr>
      <w:r>
        <w:lastRenderedPageBreak/>
        <w:t>2.6 Semantic Embedding and Retrieval</w:t>
      </w:r>
    </w:p>
    <w:p w14:paraId="1D5D1B1D" w14:textId="77777777" w:rsidR="00F616C5" w:rsidRDefault="007B06B8">
      <w:pPr>
        <w:spacing w:after="200" w:line="300" w:lineRule="auto"/>
        <w:jc w:val="both"/>
      </w:pPr>
      <w:r>
        <w:t xml:space="preserve">We built </w:t>
      </w:r>
      <w:proofErr w:type="spellStart"/>
      <w:r>
        <w:t>EmbeddingEngine</w:t>
      </w:r>
      <w:proofErr w:type="spellEnd"/>
      <w:r>
        <w:t xml:space="preserve"> to encode each paper's abstract (falling back to the title when no abstract is available) using the </w:t>
      </w:r>
      <w:proofErr w:type="spellStart"/>
      <w:r>
        <w:t>pritamdeka</w:t>
      </w:r>
      <w:proofErr w:type="spellEnd"/>
      <w:r>
        <w:t>/S-</w:t>
      </w:r>
      <w:proofErr w:type="spellStart"/>
      <w:r>
        <w:t>PubMedBert</w:t>
      </w:r>
      <w:proofErr w:type="spellEnd"/>
      <w:r>
        <w:t xml:space="preserve">-MS-MARCO sentence-transformer model, a biomedical-domain model fine-tuned for passage retrieval. We L2-normalise the embeddings and index them in a FAISS </w:t>
      </w:r>
      <w:proofErr w:type="spellStart"/>
      <w:r>
        <w:t>IndexFlatIP</w:t>
      </w:r>
      <w:proofErr w:type="spellEnd"/>
      <w:r>
        <w:t xml:space="preserve"> structure, so inner-product search is mathematically equivalent to cosine-similarity search. We persist a separate index per query under data/embeddings/, which lets multiple research sessions coexist without cross-contamination and lets us instantly reload a previously fetched corpus. We reuse this embedding index across three downstream components: the Semantic Search UI page, the topic modeller (</w:t>
      </w:r>
      <w:proofErr w:type="spellStart"/>
      <w:r>
        <w:t>BERTopic</w:t>
      </w:r>
      <w:proofErr w:type="spellEnd"/>
      <w:r>
        <w:t xml:space="preserve"> can consume precomputed embeddings directly), and the hypothesis generator's evidence-retrieval step.</w:t>
      </w:r>
    </w:p>
    <w:p w14:paraId="17E5F2B1" w14:textId="77777777" w:rsidR="00F616C5" w:rsidRDefault="007B06B8">
      <w:pPr>
        <w:pStyle w:val="Heading2"/>
        <w:spacing w:before="260" w:after="120"/>
      </w:pPr>
      <w:r>
        <w:t>2.7 Knowledge Graph Construction</w:t>
      </w:r>
    </w:p>
    <w:p w14:paraId="6B9C2AE4" w14:textId="77777777" w:rsidR="00F616C5" w:rsidRDefault="007B06B8">
      <w:pPr>
        <w:spacing w:after="200" w:line="300" w:lineRule="auto"/>
        <w:jc w:val="both"/>
      </w:pPr>
      <w:r>
        <w:t xml:space="preserve">We built </w:t>
      </w:r>
      <w:proofErr w:type="spellStart"/>
      <w:r>
        <w:t>KnowledgeGraph</w:t>
      </w:r>
      <w:proofErr w:type="spellEnd"/>
      <w:r>
        <w:t xml:space="preserve"> to construct a directed </w:t>
      </w:r>
      <w:proofErr w:type="spellStart"/>
      <w:r>
        <w:t>NetworkX</w:t>
      </w:r>
      <w:proofErr w:type="spellEnd"/>
      <w:r>
        <w:t xml:space="preserve"> </w:t>
      </w:r>
      <w:proofErr w:type="spellStart"/>
      <w:r>
        <w:t>MultiDiGraph</w:t>
      </w:r>
      <w:proofErr w:type="spellEnd"/>
      <w:r>
        <w:t xml:space="preserve"> from the extracted entities and relationships. A key design problem we had to solve in NER-derived graphs is surface-form </w:t>
      </w:r>
      <w:proofErr w:type="gramStart"/>
      <w:r>
        <w:t>fragmentation  the</w:t>
      </w:r>
      <w:proofErr w:type="gramEnd"/>
      <w:r>
        <w:t xml:space="preserve"> same concept appearing as “pericyte”, “Pericyte”, and “pericytes” across different abstracts. We address this by </w:t>
      </w:r>
      <w:proofErr w:type="spellStart"/>
      <w:r>
        <w:t>canonicalising</w:t>
      </w:r>
      <w:proofErr w:type="spellEnd"/>
      <w:r>
        <w:t xml:space="preserve"> nodes primarily on the pair of UMLS CUI and entity type, falling back to lowercased surface form plus entity type when no UMLS link exists; we use the shortest surface form observed in a cluster as the display label, and we rewire all edges referencing any variant to the canonical node. For each node we store its entity type, a type-based colour, its UMLS CUI, an evidence paper count, and a Louvain community assignment; for each edge we store its relationship type, the set of supporting PMIDs, a confidence score, and an edge weight equal to the number of distinct supporting papers.</w:t>
      </w:r>
    </w:p>
    <w:p w14:paraId="61266EAD" w14:textId="77777777" w:rsidR="00F616C5" w:rsidRDefault="007B06B8">
      <w:pPr>
        <w:spacing w:after="200" w:line="300" w:lineRule="auto"/>
        <w:jc w:val="both"/>
      </w:pPr>
      <w:r>
        <w:t xml:space="preserve">Beyond NER-derived relationship edges, we added an </w:t>
      </w:r>
      <w:proofErr w:type="spellStart"/>
      <w:r>
        <w:t>add_semantic_</w:t>
      </w:r>
      <w:proofErr w:type="gramStart"/>
      <w:r>
        <w:t>edges</w:t>
      </w:r>
      <w:proofErr w:type="spellEnd"/>
      <w:r>
        <w:t>(</w:t>
      </w:r>
      <w:proofErr w:type="gramEnd"/>
      <w:r>
        <w:t>) step that inserts undirected “</w:t>
      </w:r>
      <w:proofErr w:type="spellStart"/>
      <w:r>
        <w:t>semantic_similarity</w:t>
      </w:r>
      <w:proofErr w:type="spellEnd"/>
      <w:r>
        <w:t>” edges between entity pairs whose associated-paper embedding centroids exceed a cosine-similarity threshold (default 0.85), surfacing latent conceptual proximity that co-occurrence and dependency parsing alone would miss. We use the Louvain algorithm for community detection, via the python-</w:t>
      </w:r>
      <w:proofErr w:type="spellStart"/>
      <w:r>
        <w:t>louvain</w:t>
      </w:r>
      <w:proofErr w:type="spellEnd"/>
      <w:r>
        <w:t xml:space="preserve"> package with a </w:t>
      </w:r>
      <w:proofErr w:type="spellStart"/>
      <w:r>
        <w:t>NetworkX</w:t>
      </w:r>
      <w:proofErr w:type="spellEnd"/>
      <w:r>
        <w:t xml:space="preserve"> built-in fallback and a single-community fallback of last resort, and we compute graph-level </w:t>
      </w:r>
      <w:proofErr w:type="gramStart"/>
      <w:r>
        <w:t>statistics  node</w:t>
      </w:r>
      <w:proofErr w:type="gramEnd"/>
      <w:r>
        <w:t xml:space="preserve"> and edge counts, entity-type and relationship-type distributions, the most-connected entity, and </w:t>
      </w:r>
      <w:proofErr w:type="gramStart"/>
      <w:r>
        <w:t>modularity  for</w:t>
      </w:r>
      <w:proofErr w:type="gramEnd"/>
      <w:r>
        <w:t xml:space="preserve"> the UI's summary panel.</w:t>
      </w:r>
    </w:p>
    <w:p w14:paraId="1A70DACF" w14:textId="77777777" w:rsidR="00F616C5" w:rsidRDefault="007B06B8">
      <w:pPr>
        <w:pStyle w:val="Heading2"/>
        <w:spacing w:before="260" w:after="120"/>
      </w:pPr>
      <w:r>
        <w:t>2.8 Bibliometric Network Analysis</w:t>
      </w:r>
    </w:p>
    <w:p w14:paraId="7687099E" w14:textId="77777777" w:rsidR="00F616C5" w:rsidRDefault="007B06B8">
      <w:pPr>
        <w:spacing w:after="200" w:line="300" w:lineRule="auto"/>
        <w:jc w:val="both"/>
      </w:pPr>
      <w:r>
        <w:t xml:space="preserve">We built </w:t>
      </w:r>
      <w:proofErr w:type="spellStart"/>
      <w:r>
        <w:t>NetworkBuilder</w:t>
      </w:r>
      <w:proofErr w:type="spellEnd"/>
      <w:r>
        <w:t xml:space="preserve"> to construct four complementary, </w:t>
      </w:r>
      <w:proofErr w:type="spellStart"/>
      <w:r>
        <w:t>VOSviewer</w:t>
      </w:r>
      <w:proofErr w:type="spellEnd"/>
      <w:r>
        <w:t xml:space="preserve">-style networks, all Louvain-clustered with a consistent sixteen-colour community palette; we grey out isolated, single-cluster communities to mirror </w:t>
      </w:r>
      <w:proofErr w:type="spellStart"/>
      <w:r>
        <w:t>VOSviewer's</w:t>
      </w:r>
      <w:proofErr w:type="spellEnd"/>
      <w:r>
        <w:t xml:space="preserve"> rendering convention. In the co-authorship network we represent </w:t>
      </w:r>
      <w:proofErr w:type="spellStart"/>
      <w:r>
        <w:t>canonicalised</w:t>
      </w:r>
      <w:proofErr w:type="spellEnd"/>
      <w:r>
        <w:t xml:space="preserve"> authors as nodes weighted by paper count, connected by edges weighted by the number of jointly authored papers, and we compute degree, betweenness, and clustering centrality per node. In the keyword co-occurrence network we merge author keywords, </w:t>
      </w:r>
      <w:proofErr w:type="spellStart"/>
      <w:r>
        <w:t>MeSH</w:t>
      </w:r>
      <w:proofErr w:type="spellEnd"/>
      <w:r>
        <w:t xml:space="preserve"> descriptors, </w:t>
      </w:r>
      <w:proofErr w:type="spellStart"/>
      <w:r>
        <w:t>MeSH</w:t>
      </w:r>
      <w:proofErr w:type="spellEnd"/>
      <w:r>
        <w:t xml:space="preserve"> qualifiers, and registered chemical names  each tagged with a source type  filtered to terms appearing in at least a </w:t>
      </w:r>
      <w:r>
        <w:lastRenderedPageBreak/>
        <w:t xml:space="preserve">minimum number of papers (default 3), with edges weighted by co-occurrence within the same paper. In the topic network we represent </w:t>
      </w:r>
      <w:proofErr w:type="spellStart"/>
      <w:r>
        <w:t>BERTopic</w:t>
      </w:r>
      <w:proofErr w:type="spellEnd"/>
      <w:r>
        <w:t xml:space="preserve"> topics as nodes, connected by edges that link topics sharing papers or, when hard clustering yields no shared papers, topics whose top-word vocabularies overlap. For the citation network we attempt to resolve citation edges via the </w:t>
      </w:r>
      <w:proofErr w:type="spellStart"/>
      <w:r>
        <w:t>OpenAlex</w:t>
      </w:r>
      <w:proofErr w:type="spellEnd"/>
      <w:r>
        <w:t xml:space="preserve"> API</w:t>
      </w:r>
      <w:r w:rsidR="003077AD">
        <w:t xml:space="preserve"> </w:t>
      </w:r>
      <w:r w:rsidR="003077AD">
        <w:fldChar w:fldCharType="begin"/>
      </w:r>
      <w:r w:rsidR="003077AD">
        <w:instrText xml:space="preserve"> ADDIN ZOTERO_ITEM CSL_CITATION {"citationID":"1rDOWDin","properties":{"unsorted":false,"formattedCitation":"[13]","plainCitation":"[13]","noteIndex":0},"citationItems":[{"id":13,"uris":["http://zotero.org/users/local/MIfZdt8F/items/KI3I8RCV"],"itemData":{"id":13,"type":"article-journal","container-title":"arXiv","title":"OpenAlex: A fully-open index of scholarly works, authors, venues, institutions, and concepts","author":[{"family":"Priem","given":"Jason"},{"family":"Piwowar","given":"Heather"},{"family":"Orr","given":"Richard"}],"issued":{"date-parts":[["2022"]]}}}],"schema":"https://github.com/citation-style-language/schema/raw/master/csl-citation.json"} </w:instrText>
      </w:r>
      <w:r w:rsidR="003077AD">
        <w:fldChar w:fldCharType="separate"/>
      </w:r>
      <w:r w:rsidR="003077AD" w:rsidRPr="003077AD">
        <w:t>[13]</w:t>
      </w:r>
      <w:r w:rsidR="003077AD">
        <w:fldChar w:fldCharType="end"/>
      </w:r>
      <w:r>
        <w:t xml:space="preserve">, capped at the first fifty PMIDs of a corpus to bound API-call volume, and we degrade to a co-citation-proximity network when </w:t>
      </w:r>
      <w:proofErr w:type="spellStart"/>
      <w:r>
        <w:t>OpenAlex</w:t>
      </w:r>
      <w:proofErr w:type="spellEnd"/>
      <w:r>
        <w:t xml:space="preserve"> is unreachable. We report density, average clustering, community count, modularity, and the top ten nodes by degree, betweenness, and closeness centrality for each of the four networks through a shared </w:t>
      </w:r>
      <w:proofErr w:type="spellStart"/>
      <w:r>
        <w:t>calculate_network_statistics</w:t>
      </w:r>
      <w:proofErr w:type="spellEnd"/>
      <w:r>
        <w:t>() routine, skipping betweenness and closeness above two thousand nodes to bound computation time on large corpora.</w:t>
      </w:r>
    </w:p>
    <w:p w14:paraId="3588EB1C" w14:textId="77777777" w:rsidR="00F616C5" w:rsidRDefault="007B06B8">
      <w:pPr>
        <w:pStyle w:val="Heading2"/>
        <w:spacing w:before="260" w:after="120"/>
      </w:pPr>
      <w:r>
        <w:t>2.9 Topic Modelling</w:t>
      </w:r>
    </w:p>
    <w:p w14:paraId="60B05C9F" w14:textId="77777777" w:rsidR="00F616C5" w:rsidRDefault="007B06B8">
      <w:pPr>
        <w:spacing w:after="200" w:line="300" w:lineRule="auto"/>
        <w:jc w:val="both"/>
      </w:pPr>
      <w:r>
        <w:t xml:space="preserve">We built </w:t>
      </w:r>
      <w:proofErr w:type="spellStart"/>
      <w:r>
        <w:t>TopicModeler</w:t>
      </w:r>
      <w:proofErr w:type="spellEnd"/>
      <w:r>
        <w:t xml:space="preserve"> around </w:t>
      </w:r>
      <w:proofErr w:type="spellStart"/>
      <w:r>
        <w:t>BERTopic</w:t>
      </w:r>
      <w:proofErr w:type="spellEnd"/>
      <w:r>
        <w:t xml:space="preserve">, which we configured with a UMAP dimensionality-reduction step (cosine metric, neighbourhood size adaptively clamped to the corpus size) and an HDBSCAN clustering step (minimum cluster size adaptively scaled to corpus size, never below 3), using a </w:t>
      </w:r>
      <w:proofErr w:type="spellStart"/>
      <w:r>
        <w:t>CountVectorizer</w:t>
      </w:r>
      <w:proofErr w:type="spellEnd"/>
      <w:r>
        <w:t xml:space="preserve"> with unigrams and bigrams and a combined English-plus-biomedical </w:t>
      </w:r>
      <w:proofErr w:type="spellStart"/>
      <w:r>
        <w:t>stopword</w:t>
      </w:r>
      <w:proofErr w:type="spellEnd"/>
      <w:r>
        <w:t xml:space="preserve"> list we curated  the biomedical list suppresses generic scientific-writing terms such as “study”, “results”, “background”, and “significant” that would otherwise dominate topic-word lists without being topically informative. We generate topic labels purely from </w:t>
      </w:r>
      <w:proofErr w:type="gramStart"/>
      <w:r>
        <w:t>data  the</w:t>
      </w:r>
      <w:proofErr w:type="gramEnd"/>
      <w:r>
        <w:t xml:space="preserve"> top five non-numeric keywords per topic, joined by a </w:t>
      </w:r>
      <w:proofErr w:type="gramStart"/>
      <w:r>
        <w:t>slash  and</w:t>
      </w:r>
      <w:proofErr w:type="gramEnd"/>
      <w:r>
        <w:t xml:space="preserve"> we hardcode no domain labels anywhere in the module. When </w:t>
      </w:r>
      <w:proofErr w:type="spellStart"/>
      <w:r>
        <w:t>BERTopic</w:t>
      </w:r>
      <w:proofErr w:type="spellEnd"/>
      <w:r>
        <w:t xml:space="preserve">, UMAP, or HDBSCAN are unavailable, or when the neural pipeline fails at runtime, for example on a very small or highly homogeneous corpus where UMAP or HDBSCAN fail to converge, we automatically substitute a TF-IDF plus </w:t>
      </w:r>
      <w:proofErr w:type="spellStart"/>
      <w:r>
        <w:t>KMeans</w:t>
      </w:r>
      <w:proofErr w:type="spellEnd"/>
      <w:r>
        <w:t xml:space="preserve"> fallback we built that preserves the same interface, so the Analysis and Topic UI pages remain functional under either backend. For publication-year trend analysis we convert publication years into synthetic mid-year timestamps before delegating to </w:t>
      </w:r>
      <w:proofErr w:type="spellStart"/>
      <w:r>
        <w:t>BERTopic's</w:t>
      </w:r>
      <w:proofErr w:type="spellEnd"/>
      <w:r>
        <w:t xml:space="preserve"> internal time-binning, avoiding a documented pitfall where </w:t>
      </w:r>
      <w:proofErr w:type="spellStart"/>
      <w:r>
        <w:t>BERTopic</w:t>
      </w:r>
      <w:proofErr w:type="spellEnd"/>
      <w:r>
        <w:t xml:space="preserve"> silently misinterprets raw integer years as nanosecond epoch timestamps.</w:t>
      </w:r>
    </w:p>
    <w:p w14:paraId="68DE3C97" w14:textId="77777777" w:rsidR="00F616C5" w:rsidRDefault="007B06B8">
      <w:pPr>
        <w:pStyle w:val="Heading2"/>
        <w:spacing w:before="260" w:after="120"/>
      </w:pPr>
      <w:r>
        <w:t>2.10 Research Gap Detection</w:t>
      </w:r>
    </w:p>
    <w:p w14:paraId="30C75E39" w14:textId="77777777" w:rsidR="00F616C5" w:rsidRDefault="007B06B8">
      <w:pPr>
        <w:spacing w:after="200" w:line="300" w:lineRule="auto"/>
        <w:jc w:val="both"/>
      </w:pPr>
      <w:r>
        <w:t xml:space="preserve">We implemented </w:t>
      </w:r>
      <w:proofErr w:type="spellStart"/>
      <w:r>
        <w:t>GapDetector</w:t>
      </w:r>
      <w:proofErr w:type="spellEnd"/>
      <w:r>
        <w:t xml:space="preserve"> with three complementary heuristics over the knowledge graph, each targeting a different notion of a research gap. Our structural-gap heuristic identifies entity pairs with no direct edge but at least a configurable minimum number of shared neighbours (default 3), which we score as the shared-neighbour count multiplied by the geometric mean of the two nodes' degrees, surfacing well-connected but unlinked concept pairs  a graph-theoretic operationalisation of Swanson's ABC literature-based-discovery model. Our cross-domain heuristic applies the same shared-neighbour criterion but restricts candidate pairs to entities of different types, for example a CHEMICAL and a DISEASE, surfacing unexplored cross-category connections. Our temporal heuristic identifies entities studied substantially in an early window, at least three papers within years [max−10, max−3], but essentially unstudied in the most recent three years, surfacing potentially neglected topics that may </w:t>
      </w:r>
      <w:r>
        <w:lastRenderedPageBreak/>
        <w:t xml:space="preserve">warrant renewed investigation. We unify all three detectors in a single </w:t>
      </w:r>
      <w:proofErr w:type="spellStart"/>
      <w:r>
        <w:t>compile_gap_report</w:t>
      </w:r>
      <w:proofErr w:type="spellEnd"/>
      <w:r>
        <w:t>() function that merges their output into one ranked list using type-specific weighting multipliers we chose  structural ×1.5, cross-domain ×1.2, and temporal ×1.0  reflecting our judgement that direct structural absences are the strongest discovery signal.</w:t>
      </w:r>
    </w:p>
    <w:p w14:paraId="6B7683BA" w14:textId="77777777" w:rsidR="00F616C5" w:rsidRDefault="007B06B8">
      <w:pPr>
        <w:pStyle w:val="Heading2"/>
        <w:spacing w:before="260" w:after="120"/>
      </w:pPr>
      <w:r>
        <w:t>2.11 AI-Assisted Hypothesis Generation</w:t>
      </w:r>
    </w:p>
    <w:p w14:paraId="3CA85A4D" w14:textId="77777777" w:rsidR="00F616C5" w:rsidRDefault="007B06B8">
      <w:pPr>
        <w:spacing w:after="200" w:line="300" w:lineRule="auto"/>
        <w:jc w:val="both"/>
      </w:pPr>
      <w:r>
        <w:t xml:space="preserve">We built </w:t>
      </w:r>
      <w:proofErr w:type="spellStart"/>
      <w:r>
        <w:t>HypothesisGenerator</w:t>
      </w:r>
      <w:proofErr w:type="spellEnd"/>
      <w:r>
        <w:t xml:space="preserve"> to take the top-ranked gaps, by default the top five, to respect free-tier API quotas, and, for each, we assemble an evidence context by combining papers we already identified as gap evidence, papers retrieved by semantic search on each concept via the shared FAISS index, and a keyword-matching fallback when no embedding index is available. We cap this evidence context at 3,000 characters to control token usage and embed it in a structured prompt we designed that instructs the model to produce exactly six labelled sections: a one-sentence testable hypothesis, a biological rationale, PMID-cited supporting evidence, a suggested experiment, a confidence label (Low, Medium, or High), and a novelty statement. We explicitly instruct the model in the system prompt never to speculate beyond the supplied evidence and always to cite PMIDs, and our response parser extracts and validates the presence of all six sections plus any cited PMIDs before accepting a hypothesis.</w:t>
      </w:r>
    </w:p>
    <w:p w14:paraId="219D0CD3" w14:textId="77777777" w:rsidR="00F616C5" w:rsidRDefault="007B06B8">
      <w:pPr>
        <w:spacing w:after="200" w:line="300" w:lineRule="auto"/>
        <w:jc w:val="both"/>
      </w:pPr>
      <w:r>
        <w:t xml:space="preserve">For generation we use Google's Gemini API accessed directly over REST, bypassing the official SDK's </w:t>
      </w:r>
      <w:proofErr w:type="spellStart"/>
      <w:r>
        <w:t>gRPC</w:t>
      </w:r>
      <w:proofErr w:type="spellEnd"/>
      <w:r>
        <w:t xml:space="preserve"> dependency to avoid environment-specific installation failures. We explicitly engineered the module around free-tier quota limits: we enforce a conservative minimum inter-call delay (eight seconds for Gemini 2.0 Flash-Lite, thirty-two seconds for Gemini 2.5 Pro), we support multiple rotating API keys, where each additional key, typically from a separate Google account, linearly increases the effective daily quota, we apply exponential backoff starting at sixty-five seconds on HTTP 429 responses, and we disambiguate between per-minute rate limits, which are worth retrying, and per-day quota exhaustion, which is not worth retrying until the next reset, using Gemini's structured error metadata where available. We persist every generated hypothesis to SQLite keyed by the concept pair and the query used, so re-running the same query never re-spends API quota on an already-answered gap. We also use the same Gemini backend to power a literature-grounded chat interface that retrieves relevant papers via semantic search; we explicitly instruct it to answer only from retrieved evidence, declining to answer when the fetched corpus does not contain the relevant information.</w:t>
      </w:r>
    </w:p>
    <w:p w14:paraId="2101ADC1" w14:textId="77777777" w:rsidR="00F616C5" w:rsidRDefault="007B06B8">
      <w:pPr>
        <w:pStyle w:val="Heading2"/>
        <w:spacing w:before="260" w:after="120"/>
      </w:pPr>
      <w:r>
        <w:t>2.12 System Implementation</w:t>
      </w:r>
    </w:p>
    <w:p w14:paraId="58739A4E" w14:textId="77777777" w:rsidR="00F616C5" w:rsidRDefault="007B06B8">
      <w:pPr>
        <w:spacing w:after="200" w:line="300" w:lineRule="auto"/>
        <w:jc w:val="both"/>
      </w:pPr>
      <w:r>
        <w:t xml:space="preserve">We delivered the application as a multi-page </w:t>
      </w:r>
      <w:proofErr w:type="spellStart"/>
      <w:r>
        <w:t>Streamlit</w:t>
      </w:r>
      <w:proofErr w:type="spellEnd"/>
      <w:r>
        <w:t xml:space="preserve"> app with six pages  Home for query submission and pipeline triggering, Analysis for bibliometric statistics and trend charts, Knowledge Graph for interactive </w:t>
      </w:r>
      <w:proofErr w:type="spellStart"/>
      <w:r>
        <w:t>PyVis</w:t>
      </w:r>
      <w:proofErr w:type="spellEnd"/>
      <w:r>
        <w:t xml:space="preserve">-rendered graph exploration, Hypotheses for generated hypothesis cards with evidence and confidence, Semantic Search for a FAISS-backed query interface, and Chat for grounded literature question-answering. We track pipeline status, the active query, and cached results in session state, including the papers </w:t>
      </w:r>
      <w:proofErr w:type="spellStart"/>
      <w:r>
        <w:t>DataFrame</w:t>
      </w:r>
      <w:proofErr w:type="spellEnd"/>
      <w:r>
        <w:t xml:space="preserve">, knowledge graph, bibliometric networks, topic model results, gap report, and hypotheses, so that switching pages does not require </w:t>
      </w:r>
      <w:proofErr w:type="spellStart"/>
      <w:r>
        <w:t>recomputation</w:t>
      </w:r>
      <w:proofErr w:type="spellEnd"/>
      <w:r>
        <w:t xml:space="preserve">. We also built a shared, cached </w:t>
      </w:r>
      <w:proofErr w:type="spellStart"/>
      <w:r>
        <w:lastRenderedPageBreak/>
        <w:t>DatabaseManager</w:t>
      </w:r>
      <w:proofErr w:type="spellEnd"/>
      <w:r>
        <w:t xml:space="preserve"> instance that persists past query sessions, which we load into the sidebar on startup so users can resume prior analyses.</w:t>
      </w:r>
    </w:p>
    <w:p w14:paraId="65F39054" w14:textId="77777777" w:rsidR="00F616C5" w:rsidRDefault="007B06B8">
      <w:pPr>
        <w:spacing w:after="200" w:line="300" w:lineRule="auto"/>
        <w:jc w:val="both"/>
      </w:pPr>
      <w:r>
        <w:t xml:space="preserve">For persistence we use SQLite in write-ahead-log mode with a normalised relational schema we designed: a core papers table plus separate authors, keywords, </w:t>
      </w:r>
      <w:proofErr w:type="spellStart"/>
      <w:r>
        <w:t>mesh_terms</w:t>
      </w:r>
      <w:proofErr w:type="spellEnd"/>
      <w:r>
        <w:t xml:space="preserve">, </w:t>
      </w:r>
      <w:proofErr w:type="spellStart"/>
      <w:r>
        <w:t>chemical_terms</w:t>
      </w:r>
      <w:proofErr w:type="spellEnd"/>
      <w:r>
        <w:t xml:space="preserve">, </w:t>
      </w:r>
      <w:proofErr w:type="spellStart"/>
      <w:r>
        <w:t>publication_types</w:t>
      </w:r>
      <w:proofErr w:type="spellEnd"/>
      <w:r>
        <w:t xml:space="preserve">, entities, relationships, topics, and hypotheses tables, each joined to papers through explicit many-to-many linking tables with cascading deletes. We defined indexes on the columns we use for the system's most frequent lookups  query text, publication date, normalised author name, entity type and name, and relationship endpoints. This schema lets us query the same corpus directly for reporting, for example which papers cite a given </w:t>
      </w:r>
      <w:proofErr w:type="spellStart"/>
      <w:r>
        <w:t>MeSH</w:t>
      </w:r>
      <w:proofErr w:type="spellEnd"/>
      <w:r>
        <w:t xml:space="preserve"> qualifier, without re-running the pipeline. We ship the system with a </w:t>
      </w:r>
      <w:proofErr w:type="spellStart"/>
      <w:r>
        <w:t>Dockerfile</w:t>
      </w:r>
      <w:proofErr w:type="spellEnd"/>
      <w:r>
        <w:t xml:space="preserve"> for containerised deployment and a requirements file pinning its Python dependencies, spanning web, NLP, machine learning, graph, retrieval, and LLM-orchestration libraries; we supply runtime configuration, including the NCBI contact email and optional NCBI and Gemini API keys, via a .env file, keeping credentials out of source control.</w:t>
      </w:r>
    </w:p>
    <w:p w14:paraId="4BF4D93B" w14:textId="77777777" w:rsidR="00F616C5" w:rsidRDefault="007B06B8">
      <w:pPr>
        <w:pStyle w:val="Heading1"/>
      </w:pPr>
      <w:r>
        <w:t>3. Results</w:t>
      </w:r>
    </w:p>
    <w:p w14:paraId="0B3E89CC" w14:textId="77777777" w:rsidR="00F616C5" w:rsidRDefault="007B06B8">
      <w:pPr>
        <w:pStyle w:val="Heading2"/>
        <w:spacing w:before="260" w:after="120"/>
      </w:pPr>
      <w:r>
        <w:t>3.1 Pipeline Outputs</w:t>
      </w:r>
    </w:p>
    <w:p w14:paraId="79391705" w14:textId="77777777" w:rsidR="00F616C5" w:rsidRDefault="007B06B8">
      <w:pPr>
        <w:spacing w:after="200" w:line="300" w:lineRule="auto"/>
        <w:jc w:val="both"/>
      </w:pPr>
      <w:r>
        <w:t xml:space="preserve">When we run the </w:t>
      </w:r>
      <w:proofErr w:type="spellStart"/>
      <w:r>
        <w:t>BioLitAI</w:t>
      </w:r>
      <w:proofErr w:type="spellEnd"/>
      <w:r>
        <w:t xml:space="preserve">-X pipeline end-to-end on an arbitrary biomedical query, it produces a structured chain of artefacts that we can inspect, visualise, and query through the </w:t>
      </w:r>
      <w:proofErr w:type="spellStart"/>
      <w:r>
        <w:t>Streamlit</w:t>
      </w:r>
      <w:proofErr w:type="spellEnd"/>
      <w:r>
        <w:t xml:space="preserve"> interface. Our retrieval, parsing, and cleaning stages jointly yield a deduplicated, schema-conformant corpus of papers with normalised publication dates, </w:t>
      </w:r>
      <w:proofErr w:type="spellStart"/>
      <w:r>
        <w:t>canonicalised</w:t>
      </w:r>
      <w:proofErr w:type="spellEnd"/>
      <w:r>
        <w:t xml:space="preserve"> author names, cleaned abstracts stripped of publisher boilerplate, and a full complement of </w:t>
      </w:r>
      <w:proofErr w:type="spellStart"/>
      <w:r>
        <w:t>MeSH</w:t>
      </w:r>
      <w:proofErr w:type="spellEnd"/>
      <w:r>
        <w:t xml:space="preserve">, chemical, and grant metadata, all persisted into the relational SQLite schema we described in Section 2.12; this structured corpus is the substrate every downstream analysis operates on. When we apply our NER and knowledge-graph stages to this corpus, we produce a </w:t>
      </w:r>
      <w:proofErr w:type="spellStart"/>
      <w:r>
        <w:t>canonicalised</w:t>
      </w:r>
      <w:proofErr w:type="spellEnd"/>
      <w:r>
        <w:t xml:space="preserve"> </w:t>
      </w:r>
      <w:proofErr w:type="spellStart"/>
      <w:r>
        <w:t>MultiDiGraph</w:t>
      </w:r>
      <w:proofErr w:type="spellEnd"/>
      <w:r>
        <w:t xml:space="preserve"> in which surface-form variants of the same biomedical concept collapse onto a single node, via UMLS CUI matching where </w:t>
      </w:r>
      <w:proofErr w:type="spellStart"/>
      <w:r>
        <w:t>scispaCy</w:t>
      </w:r>
      <w:proofErr w:type="spellEnd"/>
      <w:r>
        <w:t xml:space="preserve"> is installed or lowercase surface-form matching under the regex fallback, annotated with entity type, evidence paper counts, Louvain community identifiers, and, where embeddings exceed the similarity threshold, additional semantic-similarity edges; our accompanying statistics routine reports node and edge counts, entity-type and relationship-type distributions, the most-connected entity, and graph modularity for every corpus we process.</w:t>
      </w:r>
    </w:p>
    <w:p w14:paraId="1E3518B3" w14:textId="77777777" w:rsidR="00F616C5" w:rsidRDefault="007B06B8">
      <w:pPr>
        <w:spacing w:after="200" w:line="300" w:lineRule="auto"/>
        <w:jc w:val="both"/>
      </w:pPr>
      <w:r>
        <w:t xml:space="preserve">Our bibliometric-analysis stage produces four separate </w:t>
      </w:r>
      <w:proofErr w:type="spellStart"/>
      <w:r>
        <w:t>NetworkX</w:t>
      </w:r>
      <w:proofErr w:type="spellEnd"/>
      <w:r>
        <w:t xml:space="preserve"> graphs  co-authorship, keyword co-occurrence, topic, and citation  each carrying computed density, average clustering, community count, modularity, and top-ten degree, betweenness, and closeness centrality rankings, which we render interactively via </w:t>
      </w:r>
      <w:proofErr w:type="spellStart"/>
      <w:r>
        <w:t>PyVis</w:t>
      </w:r>
      <w:proofErr w:type="spellEnd"/>
      <w:r>
        <w:t xml:space="preserve"> in the Knowledge Graph UI page. Our topic-modelling stage outputs a ranked list of data-derived topics, each described by its top keywords, assigned paper count, and, when publication years are available, a temporal frequency trend, which we generate with </w:t>
      </w:r>
      <w:proofErr w:type="spellStart"/>
      <w:r>
        <w:t>BERTopic</w:t>
      </w:r>
      <w:proofErr w:type="spellEnd"/>
      <w:r>
        <w:t xml:space="preserve"> or, when the neural backend is unavailable or fails to converge, with the TF-IDF-plus-</w:t>
      </w:r>
      <w:proofErr w:type="spellStart"/>
      <w:r>
        <w:t>KMeans</w:t>
      </w:r>
      <w:proofErr w:type="spellEnd"/>
      <w:r>
        <w:t xml:space="preserve"> fallback we described in Section </w:t>
      </w:r>
      <w:r>
        <w:lastRenderedPageBreak/>
        <w:t>2.9. Our gap-detection stage outputs a single ranked report merging structural, cross-domain, and temporal candidates, each carrying its supporting evidence PMIDs, involved entity types, and an adjusted composite score. Finally, when we feed the top-ranked gaps into our hypothesis generator, it yields, for each processed gap, a structured record containing a one-sentence testable hypothesis, a biological rationale, PMID-cited supporting evidence, a suggested experiment, a Low, Medium, or High confidence label, and a novelty statement, all of which we persist to the hypotheses table so that re-running an identical query never re-spends Gemini API quota on an already-answered gap.</w:t>
      </w:r>
    </w:p>
    <w:p w14:paraId="7601447F" w14:textId="77777777" w:rsidR="00F616C5" w:rsidRDefault="007B06B8">
      <w:pPr>
        <w:pStyle w:val="Heading2"/>
        <w:spacing w:before="260" w:after="120"/>
      </w:pPr>
      <w:r>
        <w:t>3.2 Scope of Current Results</w:t>
      </w:r>
    </w:p>
    <w:p w14:paraId="29ADA231" w14:textId="77777777" w:rsidR="00F616C5" w:rsidRDefault="007B06B8">
      <w:pPr>
        <w:spacing w:after="200" w:line="300" w:lineRule="auto"/>
        <w:jc w:val="both"/>
      </w:pPr>
      <w:r>
        <w:t>These outputs demonstrate that we built a full pipeline  from an arbitrary free-text PubMed query to structured, evidence-cited research hypotheses  that executes end-to-end without manual intervention, and that the fallback paths we built  regex NER, TF-IDF/</w:t>
      </w:r>
      <w:proofErr w:type="spellStart"/>
      <w:r>
        <w:t>KMeans</w:t>
      </w:r>
      <w:proofErr w:type="spellEnd"/>
      <w:r>
        <w:t xml:space="preserve"> topic modelling, co-citation proximity  keep every stage operational even when the corresponding optional model or external API is unavailable. What we have not yet done is quantitatively measure output quality: we have not benchmarked precision or recall for entity extraction against a biomedical gold-standard corpus, we have not scored topic coherence against classical baselines, and we have not conducted a structured expert assessment of our generated hypotheses' plausibility, novelty, or grounding accuracy. We therefore present our outputs, at this stage, as a structured starting point for expert review rather than as validated, benchmarked findings; we discuss the empirical evaluation we plan to carry out next in Section 4.</w:t>
      </w:r>
    </w:p>
    <w:p w14:paraId="0533F491" w14:textId="77777777" w:rsidR="00F616C5" w:rsidRDefault="007B06B8">
      <w:pPr>
        <w:pStyle w:val="Heading1"/>
      </w:pPr>
      <w:r>
        <w:t>4. Discussion</w:t>
      </w:r>
    </w:p>
    <w:p w14:paraId="353A0C15" w14:textId="77777777" w:rsidR="00F616C5" w:rsidRDefault="007B06B8">
      <w:pPr>
        <w:pStyle w:val="Heading2"/>
        <w:spacing w:before="260" w:after="120"/>
      </w:pPr>
      <w:r>
        <w:t>4.1 Design Trade-offs</w:t>
      </w:r>
    </w:p>
    <w:p w14:paraId="0EEE5E52" w14:textId="77777777" w:rsidR="00F616C5" w:rsidRDefault="007B06B8">
      <w:pPr>
        <w:spacing w:after="200" w:line="300" w:lineRule="auto"/>
        <w:jc w:val="both"/>
      </w:pPr>
      <w:r>
        <w:t>Several design choices recur across our codebase and are worth surfacing as general lessons for similar systems. First, we treated domain-agnosticism as a hard architectural constraint rather than an aspiration: we placed no disease-, gene-, or field-specific vocabulary in any pipeline module, which keeps the system usable across biomedical subfields without code changes, at the cost of forgoing subfield-specific heuristics that a narrower, hand-tuned system could exploit.</w:t>
      </w:r>
    </w:p>
    <w:p w14:paraId="69A51759" w14:textId="77777777" w:rsidR="00F616C5" w:rsidRDefault="007B06B8">
      <w:pPr>
        <w:spacing w:after="200" w:line="300" w:lineRule="auto"/>
        <w:jc w:val="both"/>
      </w:pPr>
      <w:r>
        <w:t xml:space="preserve">Second, we applied graceful degradation consistently at every stage with an optional heavy dependency: we fall back from </w:t>
      </w:r>
      <w:proofErr w:type="spellStart"/>
      <w:r>
        <w:t>scispaCy</w:t>
      </w:r>
      <w:proofErr w:type="spellEnd"/>
      <w:r>
        <w:t xml:space="preserve"> to regex patterns for NER, from </w:t>
      </w:r>
      <w:proofErr w:type="spellStart"/>
      <w:r>
        <w:t>BERTopic</w:t>
      </w:r>
      <w:proofErr w:type="spellEnd"/>
      <w:r>
        <w:t xml:space="preserve"> to TF-IDF and </w:t>
      </w:r>
      <w:proofErr w:type="spellStart"/>
      <w:r>
        <w:t>KMeans</w:t>
      </w:r>
      <w:proofErr w:type="spellEnd"/>
      <w:r>
        <w:t xml:space="preserve"> for topic modelling, and from </w:t>
      </w:r>
      <w:proofErr w:type="spellStart"/>
      <w:r>
        <w:t>OpenAlex</w:t>
      </w:r>
      <w:proofErr w:type="spellEnd"/>
      <w:r>
        <w:t xml:space="preserve">-sourced citations to co-citation proximity for citation-network construction. We accepted this as a trade of peak accuracy for operational </w:t>
      </w:r>
      <w:proofErr w:type="gramStart"/>
      <w:r>
        <w:t>resilience  our</w:t>
      </w:r>
      <w:proofErr w:type="gramEnd"/>
      <w:r>
        <w:t xml:space="preserve"> system remains fully functional, end-to-end, in constrained or partially provisioned environments, though we recognise that the quality of NER and topic outputs is measurably lower under the fallback paths, since our regex NER, in particular, is precision-oriented via a hand-curated </w:t>
      </w:r>
      <w:proofErr w:type="spellStart"/>
      <w:r>
        <w:t>stopword</w:t>
      </w:r>
      <w:proofErr w:type="spellEnd"/>
      <w:r>
        <w:t xml:space="preserve"> list but cannot approach the recall or UMLS grounding of a trained biomedical NER model.</w:t>
      </w:r>
    </w:p>
    <w:p w14:paraId="7D7DADEF" w14:textId="77777777" w:rsidR="00F616C5" w:rsidRDefault="007B06B8">
      <w:pPr>
        <w:spacing w:after="200" w:line="300" w:lineRule="auto"/>
        <w:jc w:val="both"/>
      </w:pPr>
      <w:r>
        <w:lastRenderedPageBreak/>
        <w:t>Third, we deliberately constrained the hypothesis-generation layer to be evidence-grounded rather than open-ended: our prompts explicitly forbid speculation beyond supplied PMIDs, and we made the chat interface explicitly decline to answer outside the retrieved corpus. We designed this as a direct mitigation against LLM hallucination in a domain where an unfounded but plausible-sounding claim carries real cost, accepting the expense of hypothesis creativity that an unconstrained prompt might produce.</w:t>
      </w:r>
    </w:p>
    <w:p w14:paraId="5986ACA6" w14:textId="77777777" w:rsidR="00F616C5" w:rsidRDefault="007B06B8">
      <w:pPr>
        <w:spacing w:after="200" w:line="300" w:lineRule="auto"/>
        <w:jc w:val="both"/>
      </w:pPr>
      <w:r>
        <w:t xml:space="preserve">Fourth, the free-tier quota-management logic we built into the hypothesis </w:t>
      </w:r>
      <w:proofErr w:type="gramStart"/>
      <w:r>
        <w:t>generator  key</w:t>
      </w:r>
      <w:proofErr w:type="gramEnd"/>
      <w:r>
        <w:t xml:space="preserve"> rotation, RPM/RPD disambiguation, and response </w:t>
      </w:r>
      <w:proofErr w:type="gramStart"/>
      <w:r>
        <w:t>caching  reflects</w:t>
      </w:r>
      <w:proofErr w:type="gramEnd"/>
      <w:r>
        <w:t xml:space="preserve"> a broader pattern we think is worth naming explicitly: systems that call metered LLM APIs from an interactive UI need first-class quota-awareness as a design concern, not an afterthought, since a naive retry loop against a daily quota wall wastes both wall-clock time and user trust.</w:t>
      </w:r>
    </w:p>
    <w:p w14:paraId="1E9A3BD7" w14:textId="77777777" w:rsidR="00F616C5" w:rsidRDefault="007B06B8">
      <w:pPr>
        <w:pStyle w:val="Heading2"/>
        <w:spacing w:before="260" w:after="120"/>
      </w:pPr>
      <w:r>
        <w:t>4.2 Limitations</w:t>
      </w:r>
    </w:p>
    <w:p w14:paraId="1DF67149" w14:textId="77777777" w:rsidR="00F616C5" w:rsidRDefault="007B06B8">
      <w:pPr>
        <w:spacing w:after="200" w:line="300" w:lineRule="auto"/>
        <w:jc w:val="both"/>
      </w:pPr>
      <w:r>
        <w:t xml:space="preserve">We recognise several limitations that qualify how our outputs should be read. Our relationship extraction, in both its dependency-parse and regex/co-occurrence variants, captures only shallow, sentence-local associations; we do not model negation, </w:t>
      </w:r>
      <w:proofErr w:type="gramStart"/>
      <w:r>
        <w:t>hedging  for</w:t>
      </w:r>
      <w:proofErr w:type="gramEnd"/>
      <w:r>
        <w:t xml:space="preserve"> instance “may be associated with” versus “is associated </w:t>
      </w:r>
      <w:proofErr w:type="gramStart"/>
      <w:r>
        <w:t>with”  or</w:t>
      </w:r>
      <w:proofErr w:type="gramEnd"/>
      <w:r>
        <w:t xml:space="preserve"> causal direction, so an edge in our knowledge graph indicates textual co-occurrence with a syntactic or lexical relation label rather than a validated causal or mechanistic claim. Our citation network depends on </w:t>
      </w:r>
      <w:proofErr w:type="spellStart"/>
      <w:r>
        <w:t>OpenAlex</w:t>
      </w:r>
      <w:proofErr w:type="spellEnd"/>
      <w:r>
        <w:t xml:space="preserve"> PMID resolution, and we explicitly capped it at the first fifty PMIDs of a corpus for API-call-volume reasons, so it is illustrative rather than comprehensive on larger corpora. Our hypothesis quality is bounded by the underlying Gemini model and by our evidence-retrieval step's ability to surface genuinely relevant supporting papers, so a weak semantic match for an ambiguous concept name can propagate into a weakly grounded hypothesis despite our prompt-level grounding constraints. Finally, our regex NER fallback trades recall for precision and has no UMLS grounding, so knowledge graphs we build without </w:t>
      </w:r>
      <w:proofErr w:type="spellStart"/>
      <w:r>
        <w:t>scispaCy</w:t>
      </w:r>
      <w:proofErr w:type="spellEnd"/>
      <w:r>
        <w:t xml:space="preserve"> installed will have systematically sparser and less standardised entity coverage than those we build with it.</w:t>
      </w:r>
    </w:p>
    <w:p w14:paraId="1264D09E" w14:textId="77777777" w:rsidR="00F616C5" w:rsidRDefault="007B06B8">
      <w:pPr>
        <w:pStyle w:val="Heading2"/>
        <w:spacing w:before="260" w:after="120"/>
      </w:pPr>
      <w:r>
        <w:t>4.3 Future Directions</w:t>
      </w:r>
    </w:p>
    <w:p w14:paraId="40A401BC" w14:textId="77777777" w:rsidR="00F616C5" w:rsidRDefault="007B06B8">
      <w:pPr>
        <w:spacing w:after="200" w:line="300" w:lineRule="auto"/>
        <w:jc w:val="both"/>
      </w:pPr>
      <w:r>
        <w:t xml:space="preserve">Several directions follow naturally from the results and limitations we have described. The most immediate is the empirical evaluation we flagged in Section 3.2: we plan to benchmark our NER precision and recall against a biomedical gold-standard corpus such as BC5CDR or NCBI-Disease, assess topic coherence, for example via normalised pointwise mutual information, against classical LDA baselines, and run a structured expert review of a sample of our generated hypotheses for plausibility, novelty, and grounding accuracy. We could improve relationship-extraction quality by incorporating negation and hedge detection and, where feasible, a supervised relation-classification model in place of, or alongside, our current dependency-heuristic and co-occurrence extractors. We could extend citation coverage beyond our current fifty-PMID cap, potentially via batched </w:t>
      </w:r>
      <w:proofErr w:type="spellStart"/>
      <w:r>
        <w:t>OpenAlex</w:t>
      </w:r>
      <w:proofErr w:type="spellEnd"/>
      <w:r>
        <w:t xml:space="preserve"> queries or a locally cached citation index. We could also add a human-in-the-loop curation layer that lets users accept, reject, or annotate generated hypotheses, feeding that signal back into our gap-ranking weights over time. Finally, we could </w:t>
      </w:r>
      <w:r>
        <w:lastRenderedPageBreak/>
        <w:t xml:space="preserve">support multi-corpus </w:t>
      </w:r>
      <w:proofErr w:type="gramStart"/>
      <w:r>
        <w:t>comparison  side</w:t>
      </w:r>
      <w:proofErr w:type="gramEnd"/>
      <w:r>
        <w:t xml:space="preserve">-by-side knowledge-graph and topic comparison across two differently scoped </w:t>
      </w:r>
      <w:proofErr w:type="gramStart"/>
      <w:r>
        <w:t>queries  to</w:t>
      </w:r>
      <w:proofErr w:type="gramEnd"/>
      <w:r>
        <w:t xml:space="preserve"> surface field-boundary gaps that a single-query pipeline cannot see.</w:t>
      </w:r>
    </w:p>
    <w:p w14:paraId="6EE355F2" w14:textId="77777777" w:rsidR="00F616C5" w:rsidRDefault="007B06B8">
      <w:pPr>
        <w:pStyle w:val="Heading2"/>
        <w:spacing w:before="260" w:after="120"/>
      </w:pPr>
      <w:r>
        <w:t>4.4 Concluding Remarks</w:t>
      </w:r>
    </w:p>
    <w:p w14:paraId="22651E26" w14:textId="77777777" w:rsidR="00F616C5" w:rsidRDefault="007B06B8">
      <w:pPr>
        <w:spacing w:after="200" w:line="300" w:lineRule="auto"/>
        <w:jc w:val="both"/>
      </w:pPr>
      <w:r>
        <w:t xml:space="preserve">With </w:t>
      </w:r>
      <w:proofErr w:type="spellStart"/>
      <w:r>
        <w:t>BioLitAI</w:t>
      </w:r>
      <w:proofErr w:type="spellEnd"/>
      <w:r>
        <w:t>-X, we demonstrate that a domain-agnostic, entirely query-driven pipeline can plausibly connect four traditionally separate capabilities  literature retrieval, knowledge-graph construction, bibliometric analysis, and LLM-based hypothesis generation  into a single, interactively usable system, while remaining operational under missing optional dependencies and constrained free-tier API budgets. We see our principal contribution as architectural: a concrete, working demonstration of how graph-theoretic gap detection, an operationalisation of Swanson's literature-based-discovery model, can be paired with evidence-grounded LLM prompting to move from a missing edge in a knowledge graph to a citable, falsifiable research hypothesis in an automated pipeline. We understand our outputs, described in Section 3, as a structured starting point for expert review rather than a validated discovery engine at this stage; carrying out the empirical evaluation we outlined above is our necessary next step toward that stronger claim.</w:t>
      </w:r>
    </w:p>
    <w:p w14:paraId="1C426DC0" w14:textId="77777777" w:rsidR="00F616C5" w:rsidRDefault="007B06B8">
      <w:pPr>
        <w:pStyle w:val="Heading1"/>
      </w:pPr>
      <w:r>
        <w:t>References</w:t>
      </w:r>
    </w:p>
    <w:p w14:paraId="3B791F57" w14:textId="77777777" w:rsidR="00135BF7" w:rsidRPr="00135BF7" w:rsidRDefault="00135BF7" w:rsidP="00135BF7">
      <w:pPr>
        <w:pStyle w:val="Bibliography"/>
      </w:pPr>
      <w:r>
        <w:fldChar w:fldCharType="begin"/>
      </w:r>
      <w:r>
        <w:instrText xml:space="preserve"> ADDIN ZOTERO_BIBL {"uncited":[],"omitted":[],"custom":[]} CSL_BIBLIOGRAPHY </w:instrText>
      </w:r>
      <w:r>
        <w:fldChar w:fldCharType="separate"/>
      </w:r>
      <w:r w:rsidRPr="00135BF7">
        <w:t>[1]</w:t>
      </w:r>
      <w:r w:rsidRPr="00135BF7">
        <w:tab/>
        <w:t>M. Neumann, D. King, I. Beltagy, and W. Ammar, “ScispaCy: Fast and Robust Models for Biomedical Natural Language Processing,” presented at the Proceedings of the 18th BioNLP Workshop and Shared Task, 2019, pp. 319</w:t>
      </w:r>
      <w:r w:rsidR="0091194D">
        <w:t>-</w:t>
      </w:r>
      <w:r w:rsidRPr="00135BF7">
        <w:t>327.</w:t>
      </w:r>
    </w:p>
    <w:p w14:paraId="30B4161D" w14:textId="77777777" w:rsidR="00135BF7" w:rsidRPr="00135BF7" w:rsidRDefault="00135BF7" w:rsidP="00135BF7">
      <w:pPr>
        <w:pStyle w:val="Bibliography"/>
      </w:pPr>
      <w:r w:rsidRPr="00135BF7">
        <w:t>[2]</w:t>
      </w:r>
      <w:r w:rsidRPr="00135BF7">
        <w:tab/>
        <w:t>N. Reimers and I. Gurevych, “Sentence-BERT: Sentence Embeddings using Siamese BERT-Networks,” presented at the Proceedings of the 2019 Conference on Empirical Methods in Natural Language Processing and the 9th International Joint Conference on Natural Language Processing (EMNLP-IJCNLP), 2019, pp. 3982</w:t>
      </w:r>
      <w:r w:rsidR="0091194D">
        <w:t>-</w:t>
      </w:r>
      <w:r w:rsidRPr="00135BF7">
        <w:t>3992.</w:t>
      </w:r>
    </w:p>
    <w:p w14:paraId="07C11148" w14:textId="77777777" w:rsidR="00135BF7" w:rsidRPr="00135BF7" w:rsidRDefault="00135BF7" w:rsidP="00135BF7">
      <w:pPr>
        <w:pStyle w:val="Bibliography"/>
      </w:pPr>
      <w:r w:rsidRPr="00135BF7">
        <w:t>[3]</w:t>
      </w:r>
      <w:r w:rsidRPr="00135BF7">
        <w:tab/>
        <w:t xml:space="preserve">Y. Gu </w:t>
      </w:r>
      <w:r w:rsidRPr="00135BF7">
        <w:rPr>
          <w:i/>
          <w:iCs/>
        </w:rPr>
        <w:t>et al.</w:t>
      </w:r>
      <w:r w:rsidRPr="00135BF7">
        <w:t xml:space="preserve">, “Domain-Specific Language Model Pretraining for Biomedical Natural Language Processing,” </w:t>
      </w:r>
      <w:r w:rsidRPr="00135BF7">
        <w:rPr>
          <w:i/>
          <w:iCs/>
        </w:rPr>
        <w:t>ACM Transactions on Computing for Healthcare</w:t>
      </w:r>
      <w:r w:rsidRPr="00135BF7">
        <w:t>, vol. 3, no. 1, pp. 1</w:t>
      </w:r>
      <w:r w:rsidR="0091194D">
        <w:t>-</w:t>
      </w:r>
      <w:r w:rsidRPr="00135BF7">
        <w:t>23, 2021.</w:t>
      </w:r>
    </w:p>
    <w:p w14:paraId="14C0BA38" w14:textId="77777777" w:rsidR="00135BF7" w:rsidRPr="00135BF7" w:rsidRDefault="00135BF7" w:rsidP="00135BF7">
      <w:pPr>
        <w:pStyle w:val="Bibliography"/>
      </w:pPr>
      <w:r w:rsidRPr="00135BF7">
        <w:t>[4]</w:t>
      </w:r>
      <w:r w:rsidRPr="00135BF7">
        <w:tab/>
        <w:t xml:space="preserve">J. Johnson, M. Douze, and H. Jégou, “Billion-scale similarity search with GPUs,” </w:t>
      </w:r>
      <w:r w:rsidRPr="00135BF7">
        <w:rPr>
          <w:i/>
          <w:iCs/>
        </w:rPr>
        <w:t>IEEE Transactions on Big Data</w:t>
      </w:r>
      <w:r w:rsidRPr="00135BF7">
        <w:t>, vol. 7, no. 3, pp. 535</w:t>
      </w:r>
      <w:r w:rsidR="0091194D">
        <w:t>-</w:t>
      </w:r>
      <w:r w:rsidRPr="00135BF7">
        <w:t>547, 2019.</w:t>
      </w:r>
    </w:p>
    <w:p w14:paraId="40B4BFA0" w14:textId="77777777" w:rsidR="00135BF7" w:rsidRPr="00135BF7" w:rsidRDefault="00135BF7" w:rsidP="00135BF7">
      <w:pPr>
        <w:pStyle w:val="Bibliography"/>
      </w:pPr>
      <w:r w:rsidRPr="00135BF7">
        <w:t>[5]</w:t>
      </w:r>
      <w:r w:rsidRPr="00135BF7">
        <w:tab/>
        <w:t xml:space="preserve">N. J. van Eck and L. Waltman, “Software survey: VOSviewer, a computer program for bibliometric mapping,” </w:t>
      </w:r>
      <w:r w:rsidRPr="00135BF7">
        <w:rPr>
          <w:i/>
          <w:iCs/>
        </w:rPr>
        <w:t>Scientometrics</w:t>
      </w:r>
      <w:r w:rsidRPr="00135BF7">
        <w:t>, vol. 84, no. 2, pp. 523</w:t>
      </w:r>
      <w:r w:rsidR="0091194D">
        <w:t>-</w:t>
      </w:r>
      <w:r w:rsidRPr="00135BF7">
        <w:t>538, 2010.</w:t>
      </w:r>
    </w:p>
    <w:p w14:paraId="71282953" w14:textId="77777777" w:rsidR="00135BF7" w:rsidRPr="00135BF7" w:rsidRDefault="00135BF7" w:rsidP="00135BF7">
      <w:pPr>
        <w:pStyle w:val="Bibliography"/>
      </w:pPr>
      <w:r w:rsidRPr="00135BF7">
        <w:t>[6]</w:t>
      </w:r>
      <w:r w:rsidRPr="00135BF7">
        <w:tab/>
        <w:t xml:space="preserve">V. D. Blondel, J.-L. Guillaume, R. Lambiotte, and E. Lefebvre, “Fast unfolding of communities in large networks,” </w:t>
      </w:r>
      <w:r w:rsidRPr="00135BF7">
        <w:rPr>
          <w:i/>
          <w:iCs/>
        </w:rPr>
        <w:t>Journal of Statistical Mechanics: Theory and Experiment</w:t>
      </w:r>
      <w:r w:rsidRPr="00135BF7">
        <w:t>, vol. 2008, no. 10, p. P10008, 2008.</w:t>
      </w:r>
    </w:p>
    <w:p w14:paraId="2CC64AF1" w14:textId="77777777" w:rsidR="00135BF7" w:rsidRPr="00135BF7" w:rsidRDefault="00135BF7" w:rsidP="00135BF7">
      <w:pPr>
        <w:pStyle w:val="Bibliography"/>
      </w:pPr>
      <w:r w:rsidRPr="00135BF7">
        <w:t>[7]</w:t>
      </w:r>
      <w:r w:rsidRPr="00135BF7">
        <w:tab/>
        <w:t xml:space="preserve">M. Grootendorst, “BERTopic: Neural topic modeling with a class-based TF-IDF procedure,” </w:t>
      </w:r>
      <w:r w:rsidRPr="00135BF7">
        <w:rPr>
          <w:i/>
          <w:iCs/>
        </w:rPr>
        <w:t>arXiv</w:t>
      </w:r>
      <w:r w:rsidRPr="00135BF7">
        <w:t>, 2022.</w:t>
      </w:r>
    </w:p>
    <w:p w14:paraId="4E35C7B5" w14:textId="77777777" w:rsidR="00135BF7" w:rsidRPr="00135BF7" w:rsidRDefault="00135BF7" w:rsidP="00135BF7">
      <w:pPr>
        <w:pStyle w:val="Bibliography"/>
      </w:pPr>
      <w:r w:rsidRPr="00135BF7">
        <w:t>[8]</w:t>
      </w:r>
      <w:r w:rsidRPr="00135BF7">
        <w:tab/>
        <w:t xml:space="preserve">L. McInnes, J. Healy, and J. Melville, “UMAP: Uniform Manifold Approximation and Projection for Dimension Reduction,” </w:t>
      </w:r>
      <w:r w:rsidRPr="00135BF7">
        <w:rPr>
          <w:i/>
          <w:iCs/>
        </w:rPr>
        <w:t>arXiv</w:t>
      </w:r>
      <w:r w:rsidRPr="00135BF7">
        <w:t>, 2018.</w:t>
      </w:r>
    </w:p>
    <w:p w14:paraId="003B4186" w14:textId="77777777" w:rsidR="00135BF7" w:rsidRPr="00135BF7" w:rsidRDefault="00135BF7" w:rsidP="00135BF7">
      <w:pPr>
        <w:pStyle w:val="Bibliography"/>
      </w:pPr>
      <w:r w:rsidRPr="00135BF7">
        <w:t>[9]</w:t>
      </w:r>
      <w:r w:rsidRPr="00135BF7">
        <w:tab/>
        <w:t xml:space="preserve">L. McInnes, J. Healy, and S. Astels, “hdbscan: Hierarchical density based clustering,” </w:t>
      </w:r>
      <w:r w:rsidRPr="00135BF7">
        <w:rPr>
          <w:i/>
          <w:iCs/>
        </w:rPr>
        <w:t>Journal of Open Source Software</w:t>
      </w:r>
      <w:r w:rsidRPr="00135BF7">
        <w:t>, vol. 2, no. 11, p. 205, 2017.</w:t>
      </w:r>
    </w:p>
    <w:p w14:paraId="7C4D7231" w14:textId="77777777" w:rsidR="00135BF7" w:rsidRPr="00135BF7" w:rsidRDefault="00135BF7" w:rsidP="00135BF7">
      <w:pPr>
        <w:pStyle w:val="Bibliography"/>
      </w:pPr>
      <w:r w:rsidRPr="00135BF7">
        <w:t>[10]</w:t>
      </w:r>
      <w:r w:rsidRPr="00135BF7">
        <w:tab/>
        <w:t xml:space="preserve">D. R. Swanson, “Fish oil, Raynaud’s syndrome, and undiscovered public knowledge,” </w:t>
      </w:r>
      <w:r w:rsidRPr="00135BF7">
        <w:rPr>
          <w:i/>
          <w:iCs/>
        </w:rPr>
        <w:t>Perspectives in Biology and Medicine</w:t>
      </w:r>
      <w:r w:rsidRPr="00135BF7">
        <w:t>, vol. 30, no. 1, pp. 7</w:t>
      </w:r>
      <w:r w:rsidR="0091194D">
        <w:t>-</w:t>
      </w:r>
      <w:r w:rsidRPr="00135BF7">
        <w:t>18, 1986.</w:t>
      </w:r>
    </w:p>
    <w:p w14:paraId="4222AAB4" w14:textId="77777777" w:rsidR="00135BF7" w:rsidRPr="00135BF7" w:rsidRDefault="00135BF7" w:rsidP="00135BF7">
      <w:pPr>
        <w:pStyle w:val="Bibliography"/>
      </w:pPr>
      <w:r w:rsidRPr="00135BF7">
        <w:t>[11]</w:t>
      </w:r>
      <w:r w:rsidRPr="00135BF7">
        <w:tab/>
        <w:t xml:space="preserve">P. J. A. Cock, T. Antao, and J. T. Chang, “Biopython: freely available Python tools for computational molecular biology and bioinformatics,” </w:t>
      </w:r>
      <w:r w:rsidRPr="00135BF7">
        <w:rPr>
          <w:i/>
          <w:iCs/>
        </w:rPr>
        <w:t>Bioinformatics</w:t>
      </w:r>
      <w:r w:rsidRPr="00135BF7">
        <w:t>, vol. 25, no. 11, pp. 1422</w:t>
      </w:r>
      <w:r w:rsidR="0091194D">
        <w:t>-</w:t>
      </w:r>
      <w:r w:rsidRPr="00135BF7">
        <w:t>1423, 2009.</w:t>
      </w:r>
    </w:p>
    <w:p w14:paraId="46FB88A4" w14:textId="77777777" w:rsidR="00135BF7" w:rsidRPr="00135BF7" w:rsidRDefault="00135BF7" w:rsidP="00135BF7">
      <w:pPr>
        <w:pStyle w:val="Bibliography"/>
      </w:pPr>
      <w:r w:rsidRPr="00135BF7">
        <w:lastRenderedPageBreak/>
        <w:t>[12]</w:t>
      </w:r>
      <w:r w:rsidRPr="00135BF7">
        <w:tab/>
        <w:t xml:space="preserve">E. W. Sayers, J. Beck, and E. E. Bolton, “Database resources of the National Center for Biotechnology Information,” </w:t>
      </w:r>
      <w:r w:rsidRPr="00135BF7">
        <w:rPr>
          <w:i/>
          <w:iCs/>
        </w:rPr>
        <w:t>Nucleic Acids Research</w:t>
      </w:r>
      <w:r w:rsidRPr="00135BF7">
        <w:t>, vol. 52, no. D1, pp. D33</w:t>
      </w:r>
      <w:r w:rsidR="0091194D">
        <w:t>-</w:t>
      </w:r>
      <w:r w:rsidRPr="00135BF7">
        <w:t>D43, 2024.</w:t>
      </w:r>
    </w:p>
    <w:p w14:paraId="3AB5DFD5" w14:textId="77777777" w:rsidR="00135BF7" w:rsidRPr="00135BF7" w:rsidRDefault="00135BF7" w:rsidP="00135BF7">
      <w:pPr>
        <w:pStyle w:val="Bibliography"/>
      </w:pPr>
      <w:r w:rsidRPr="00135BF7">
        <w:t>[13]</w:t>
      </w:r>
      <w:r w:rsidRPr="00135BF7">
        <w:tab/>
        <w:t xml:space="preserve">J. Priem, H. Piwowar, and R. Orr, “OpenAlex: A fully-open index of scholarly works, authors, venues, institutions, and concepts,” </w:t>
      </w:r>
      <w:r w:rsidRPr="00135BF7">
        <w:rPr>
          <w:i/>
          <w:iCs/>
        </w:rPr>
        <w:t>arXiv</w:t>
      </w:r>
      <w:r w:rsidRPr="00135BF7">
        <w:t>, 2022.</w:t>
      </w:r>
    </w:p>
    <w:p w14:paraId="6E58C990" w14:textId="77777777" w:rsidR="00F616C5" w:rsidRDefault="00135BF7">
      <w:pPr>
        <w:spacing w:after="160" w:line="280" w:lineRule="auto"/>
        <w:ind w:left="431" w:hanging="431"/>
      </w:pPr>
      <w:r>
        <w:fldChar w:fldCharType="end"/>
      </w:r>
    </w:p>
    <w:sectPr w:rsidR="00F616C5">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4B13B" w14:textId="77777777" w:rsidR="008B0C4E" w:rsidRDefault="008B0C4E">
      <w:r>
        <w:separator/>
      </w:r>
    </w:p>
  </w:endnote>
  <w:endnote w:type="continuationSeparator" w:id="0">
    <w:p w14:paraId="04918DEB" w14:textId="77777777" w:rsidR="008B0C4E" w:rsidRDefault="008B0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D3EB" w14:textId="77777777" w:rsidR="00F616C5" w:rsidRDefault="007B06B8">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91194D">
      <w:rPr>
        <w:noProof/>
        <w:color w:val="6B7280"/>
        <w:sz w:val="18"/>
        <w:szCs w:val="18"/>
      </w:rPr>
      <w:t>4</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F0D6A" w14:textId="77777777" w:rsidR="008B0C4E" w:rsidRDefault="008B0C4E">
      <w:r>
        <w:separator/>
      </w:r>
    </w:p>
  </w:footnote>
  <w:footnote w:type="continuationSeparator" w:id="0">
    <w:p w14:paraId="4B2E288B" w14:textId="77777777" w:rsidR="008B0C4E" w:rsidRDefault="008B0C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855F0"/>
    <w:multiLevelType w:val="hybridMultilevel"/>
    <w:tmpl w:val="4F5ABC4E"/>
    <w:lvl w:ilvl="0" w:tplc="94AE56B4">
      <w:start w:val="1"/>
      <w:numFmt w:val="bullet"/>
      <w:lvlText w:val="●"/>
      <w:lvlJc w:val="left"/>
      <w:pPr>
        <w:ind w:left="720" w:hanging="360"/>
      </w:pPr>
    </w:lvl>
    <w:lvl w:ilvl="1" w:tplc="A2DE878A">
      <w:start w:val="1"/>
      <w:numFmt w:val="bullet"/>
      <w:lvlText w:val="○"/>
      <w:lvlJc w:val="left"/>
      <w:pPr>
        <w:ind w:left="1440" w:hanging="360"/>
      </w:pPr>
    </w:lvl>
    <w:lvl w:ilvl="2" w:tplc="56706A7C">
      <w:start w:val="1"/>
      <w:numFmt w:val="bullet"/>
      <w:lvlText w:val="■"/>
      <w:lvlJc w:val="left"/>
      <w:pPr>
        <w:ind w:left="2160" w:hanging="360"/>
      </w:pPr>
    </w:lvl>
    <w:lvl w:ilvl="3" w:tplc="8B6C138A">
      <w:start w:val="1"/>
      <w:numFmt w:val="bullet"/>
      <w:lvlText w:val="●"/>
      <w:lvlJc w:val="left"/>
      <w:pPr>
        <w:ind w:left="2880" w:hanging="360"/>
      </w:pPr>
    </w:lvl>
    <w:lvl w:ilvl="4" w:tplc="19460D16">
      <w:start w:val="1"/>
      <w:numFmt w:val="bullet"/>
      <w:lvlText w:val="○"/>
      <w:lvlJc w:val="left"/>
      <w:pPr>
        <w:ind w:left="3600" w:hanging="360"/>
      </w:pPr>
    </w:lvl>
    <w:lvl w:ilvl="5" w:tplc="4C9EC172">
      <w:start w:val="1"/>
      <w:numFmt w:val="bullet"/>
      <w:lvlText w:val="■"/>
      <w:lvlJc w:val="left"/>
      <w:pPr>
        <w:ind w:left="4320" w:hanging="360"/>
      </w:pPr>
    </w:lvl>
    <w:lvl w:ilvl="6" w:tplc="E3027E9A">
      <w:start w:val="1"/>
      <w:numFmt w:val="bullet"/>
      <w:lvlText w:val="●"/>
      <w:lvlJc w:val="left"/>
      <w:pPr>
        <w:ind w:left="5040" w:hanging="360"/>
      </w:pPr>
    </w:lvl>
    <w:lvl w:ilvl="7" w:tplc="792E461A">
      <w:start w:val="1"/>
      <w:numFmt w:val="bullet"/>
      <w:lvlText w:val="●"/>
      <w:lvlJc w:val="left"/>
      <w:pPr>
        <w:ind w:left="5760" w:hanging="360"/>
      </w:pPr>
    </w:lvl>
    <w:lvl w:ilvl="8" w:tplc="D0525918">
      <w:start w:val="1"/>
      <w:numFmt w:val="bullet"/>
      <w:lvlText w:val="●"/>
      <w:lvlJc w:val="left"/>
      <w:pPr>
        <w:ind w:left="6480" w:hanging="360"/>
      </w:pPr>
    </w:lvl>
  </w:abstractNum>
  <w:num w:numId="1" w16cid:durableId="185002204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 V Rajesh">
    <w15:presenceInfo w15:providerId="AD" w15:userId="S::yvrajesh_bt@kluniversity.in::4337be68-f06b-4bfd-aab5-a889d11f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6C5"/>
    <w:rsid w:val="00034D6D"/>
    <w:rsid w:val="00135BF7"/>
    <w:rsid w:val="00156CFB"/>
    <w:rsid w:val="002D6876"/>
    <w:rsid w:val="003077AD"/>
    <w:rsid w:val="003207BD"/>
    <w:rsid w:val="004D0A9B"/>
    <w:rsid w:val="006313A5"/>
    <w:rsid w:val="006F20E9"/>
    <w:rsid w:val="007B06B8"/>
    <w:rsid w:val="008B0C4E"/>
    <w:rsid w:val="0091194D"/>
    <w:rsid w:val="00CF02D0"/>
    <w:rsid w:val="00DB574D"/>
    <w:rsid w:val="00E453D6"/>
    <w:rsid w:val="00F616C5"/>
    <w:rsid w:val="00F940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4FBAE"/>
  <w15:docId w15:val="{A5E69BCC-9213-4185-B83B-92437BEC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60"/>
      <w:outlineLvl w:val="0"/>
    </w:pPr>
    <w:rPr>
      <w:b/>
      <w:bCs/>
      <w:color w:val="1F2937"/>
      <w:sz w:val="30"/>
      <w:szCs w:val="30"/>
    </w:rPr>
  </w:style>
  <w:style w:type="paragraph" w:styleId="Heading2">
    <w:name w:val="heading 2"/>
    <w:qFormat/>
    <w:pPr>
      <w:outlineLvl w:val="1"/>
    </w:pPr>
    <w:rPr>
      <w:b/>
      <w:bCs/>
      <w:color w:val="1F2937"/>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E453D6"/>
    <w:rPr>
      <w:rFonts w:ascii="Tahoma" w:hAnsi="Tahoma" w:cs="Tahoma"/>
      <w:sz w:val="16"/>
      <w:szCs w:val="16"/>
    </w:rPr>
  </w:style>
  <w:style w:type="character" w:customStyle="1" w:styleId="BalloonTextChar">
    <w:name w:val="Balloon Text Char"/>
    <w:basedOn w:val="DefaultParagraphFont"/>
    <w:link w:val="BalloonText"/>
    <w:uiPriority w:val="99"/>
    <w:semiHidden/>
    <w:rsid w:val="00E453D6"/>
    <w:rPr>
      <w:rFonts w:ascii="Tahoma" w:hAnsi="Tahoma" w:cs="Tahoma"/>
      <w:sz w:val="16"/>
      <w:szCs w:val="16"/>
    </w:rPr>
  </w:style>
  <w:style w:type="paragraph" w:styleId="Bibliography">
    <w:name w:val="Bibliography"/>
    <w:basedOn w:val="Normal"/>
    <w:next w:val="Normal"/>
    <w:uiPriority w:val="37"/>
    <w:unhideWhenUsed/>
    <w:rsid w:val="00135BF7"/>
    <w:pPr>
      <w:tabs>
        <w:tab w:val="left" w:pos="504"/>
      </w:tabs>
      <w:ind w:left="504" w:hanging="504"/>
    </w:pPr>
  </w:style>
  <w:style w:type="paragraph" w:styleId="Revision">
    <w:name w:val="Revision"/>
    <w:hidden/>
    <w:uiPriority w:val="99"/>
    <w:semiHidden/>
    <w:rsid w:val="004D0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xsl" StyleName="IEEE">
  <b:Source>
    <b:Tag>Neu19</b:Tag>
    <b:SourceType>ConferenceProceedings</b:SourceType>
    <b:Title>ScispaCy: Fast and Robust Models for Biomedical Natural Language Processing</b:Title>
    <b:Year>2019</b:Year>
    <b:RefOrder>1</b:RefOrder>
    <b:Author>
      <b:Author>
        <b:NameList>
          <b:Person>
            <b:Last>Neumann</b:Last>
            <b:First>Mark</b:First>
          </b:Person>
          <b:Person>
            <b:Last>King</b:Last>
            <b:First>Daniel</b:First>
          </b:Person>
          <b:Person>
            <b:Last>Beltagy</b:Last>
            <b:First>Iz</b:First>
          </b:Person>
          <b:Person>
            <b:Last>Ammar</b:Last>
            <b:First>Waleed</b:First>
          </b:Person>
        </b:NameList>
      </b:Author>
    </b:Author>
    <b:ConferenceName>Proceedings of the 18th BioNLP Workshop and Shared Task</b:ConferenceName>
    <b:Pages>319-327</b:Pages>
  </b:Source>
  <b:Source>
    <b:Tag>Rei19</b:Tag>
    <b:SourceType>ConferenceProceedings</b:SourceType>
    <b:Title>Sentence-BERT: Sentence Embeddings using Siamese BERT-Networks</b:Title>
    <b:Year>2019</b:Year>
    <b:RefOrder>2</b:RefOrder>
    <b:Author>
      <b:Author>
        <b:NameList>
          <b:Person>
            <b:Last>Reimers</b:Last>
            <b:First>Nils</b:First>
          </b:Person>
          <b:Person>
            <b:Last>Gurevych</b:Last>
            <b:First>Iryna</b:First>
          </b:Person>
        </b:NameList>
      </b:Author>
    </b:Author>
    <b:ConferenceName>Proceedings of the 2019 Conference on Empirical Methods in Natural Language Processing and the 9th International Joint Conference on Natural Language Processing (EMNLP-IJCNLP)</b:ConferenceName>
    <b:Pages>3982-3992</b:Pages>
  </b:Source>
  <b:Source>
    <b:Tag>Gu21</b:Tag>
    <b:SourceType>JournalArticle</b:SourceType>
    <b:Title>Domain-Specific Language Model Pretraining for Biomedical Natural Language Processing</b:Title>
    <b:Year>2021</b:Year>
    <b:RefOrder>3</b:RefOrder>
    <b:Author>
      <b:Author>
        <b:NameList>
          <b:Person>
            <b:Last>Gu</b:Last>
            <b:First>Yu</b:First>
          </b:Person>
          <b:Person>
            <b:Last>Tinn</b:Last>
            <b:First>Robert</b:First>
          </b:Person>
          <b:Person>
            <b:Last>Cheng</b:Last>
            <b:First>Hao</b:First>
          </b:Person>
          <b:Person>
            <b:Last>Lucas</b:Last>
            <b:First>Michael</b:First>
          </b:Person>
          <b:Person>
            <b:Last>Usuyama</b:Last>
            <b:First>Naoto</b:First>
          </b:Person>
          <b:Person>
            <b:Last>Liu</b:Last>
            <b:First>Xiaodong</b:First>
          </b:Person>
          <b:Person>
            <b:Last>Naumann</b:Last>
            <b:First>Tristan</b:First>
          </b:Person>
          <b:Person>
            <b:Last>Gao</b:Last>
            <b:First>Jianfeng</b:First>
          </b:Person>
          <b:Person>
            <b:Last>Poon</b:Last>
            <b:First>Hoifung</b:First>
          </b:Person>
        </b:NameList>
      </b:Author>
    </b:Author>
    <b:JournalName>ACM Transactions on Computing for Healthcare</b:JournalName>
    <b:Volume>3</b:Volume>
    <b:Issue>1</b:Issue>
    <b:Pages>1-23</b:Pages>
  </b:Source>
  <b:Source>
    <b:Tag>Joh19</b:Tag>
    <b:SourceType>JournalArticle</b:SourceType>
    <b:Title>Billion-scale similarity search with GPUs</b:Title>
    <b:Year>2019</b:Year>
    <b:RefOrder>4</b:RefOrder>
    <b:Author>
      <b:Author>
        <b:NameList>
          <b:Person>
            <b:Last>Johnson</b:Last>
            <b:First>Jeff</b:First>
          </b:Person>
          <b:Person>
            <b:Last>Douze</b:Last>
            <b:First>Matthijs</b:First>
          </b:Person>
          <b:Person>
            <b:Last>Jégou</b:Last>
            <b:First>Hervé</b:First>
          </b:Person>
        </b:NameList>
      </b:Author>
    </b:Author>
    <b:JournalName>IEEE Transactions on Big Data</b:JournalName>
    <b:Volume>7</b:Volume>
    <b:Issue>3</b:Issue>
    <b:Pages>535-547</b:Pages>
  </b:Source>
  <b:Source>
    <b:Tag>Van10</b:Tag>
    <b:SourceType>JournalArticle</b:SourceType>
    <b:Title>Software survey: VOSviewer, a computer program for bibliometric mapping</b:Title>
    <b:Year>2010</b:Year>
    <b:RefOrder>5</b:RefOrder>
    <b:Author>
      <b:Author>
        <b:NameList>
          <b:Person>
            <b:Last>van Eck</b:Last>
            <b:First>Nees Jan</b:First>
          </b:Person>
          <b:Person>
            <b:Last>Waltman</b:Last>
            <b:First>Ludo</b:First>
          </b:Person>
        </b:NameList>
      </b:Author>
    </b:Author>
    <b:JournalName>Scientometrics</b:JournalName>
    <b:Volume>84</b:Volume>
    <b:Issue>2</b:Issue>
    <b:Pages>523-538</b:Pages>
  </b:Source>
  <b:Source>
    <b:Tag>Blo08</b:Tag>
    <b:SourceType>JournalArticle</b:SourceType>
    <b:Title>Fast unfolding of communities in large networks</b:Title>
    <b:Year>2008</b:Year>
    <b:RefOrder>6</b:RefOrder>
    <b:Author>
      <b:Author>
        <b:NameList>
          <b:Person>
            <b:Last>Blondel</b:Last>
            <b:First>Vincent D.</b:First>
          </b:Person>
          <b:Person>
            <b:Last>Guillaume</b:Last>
            <b:First>Jean-Loup</b:First>
          </b:Person>
          <b:Person>
            <b:Last>Lambiotte</b:Last>
            <b:First>Renaud</b:First>
          </b:Person>
          <b:Person>
            <b:Last>Lefebvre</b:Last>
            <b:First>Etienne</b:First>
          </b:Person>
        </b:NameList>
      </b:Author>
    </b:Author>
    <b:JournalName>Journal of Statistical Mechanics: Theory and Experiment</b:JournalName>
    <b:Volume>2008</b:Volume>
    <b:Issue>10</b:Issue>
    <b:Pages>P10008</b:Pages>
  </b:Source>
  <b:Source>
    <b:Tag>Gro22</b:Tag>
    <b:SourceType>Report</b:SourceType>
    <b:Title>BERTopic: Neural topic modeling with a class-based TF-IDF procedure</b:Title>
    <b:Year>2022</b:Year>
    <b:RefOrder>7</b:RefOrder>
    <b:Author>
      <b:Author>
        <b:NameList>
          <b:Person>
            <b:Last>Grootendorst</b:Last>
            <b:First>Maarten</b:First>
          </b:Person>
        </b:NameList>
      </b:Author>
    </b:Author>
    <b:Institution>arXiv</b:Institution>
    <b:Comments>arXiv:2203.05794</b:Comments>
  </b:Source>
  <b:Source>
    <b:Tag>McI18</b:Tag>
    <b:SourceType>Report</b:SourceType>
    <b:Title>UMAP: Uniform Manifold Approximation and Projection for Dimension Reduction</b:Title>
    <b:Year>2018</b:Year>
    <b:RefOrder>8</b:RefOrder>
    <b:Author>
      <b:Author>
        <b:NameList>
          <b:Person>
            <b:Last>McInnes</b:Last>
            <b:First>Leland</b:First>
          </b:Person>
          <b:Person>
            <b:Last>Healy</b:Last>
            <b:First>John</b:First>
          </b:Person>
          <b:Person>
            <b:Last>Melville</b:Last>
            <b:First>James</b:First>
          </b:Person>
        </b:NameList>
      </b:Author>
    </b:Author>
    <b:Institution>arXiv</b:Institution>
    <b:Comments>arXiv:1802.03426</b:Comments>
  </b:Source>
  <b:Source>
    <b:Tag>McI17</b:Tag>
    <b:SourceType>JournalArticle</b:SourceType>
    <b:Title>hdbscan: Hierarchical density based clustering</b:Title>
    <b:Year>2017</b:Year>
    <b:RefOrder>9</b:RefOrder>
    <b:Author>
      <b:Author>
        <b:NameList>
          <b:Person>
            <b:Last>McInnes</b:Last>
            <b:First>Leland</b:First>
          </b:Person>
          <b:Person>
            <b:Last>Healy</b:Last>
            <b:First>John</b:First>
          </b:Person>
          <b:Person>
            <b:Last>Astels</b:Last>
            <b:First>Steve</b:First>
          </b:Person>
        </b:NameList>
      </b:Author>
    </b:Author>
    <b:JournalName>Journal of Open Source Software</b:JournalName>
    <b:Volume>2</b:Volume>
    <b:Issue>11</b:Issue>
    <b:Pages>205</b:Pages>
  </b:Source>
  <b:Source>
    <b:Tag>Swa86</b:Tag>
    <b:SourceType>JournalArticle</b:SourceType>
    <b:Title>Fish oil, Raynaud's syndrome, and undiscovered public knowledge</b:Title>
    <b:Year>1986</b:Year>
    <b:RefOrder>10</b:RefOrder>
    <b:Author>
      <b:Author>
        <b:NameList>
          <b:Person>
            <b:Last>Swanson</b:Last>
            <b:First>Don R.</b:First>
          </b:Person>
        </b:NameList>
      </b:Author>
    </b:Author>
    <b:JournalName>Perspectives in Biology and Medicine</b:JournalName>
    <b:Volume>30</b:Volume>
    <b:Issue>1</b:Issue>
    <b:Pages>7-18</b:Pages>
  </b:Source>
  <b:Source>
    <b:Tag>Coc09</b:Tag>
    <b:SourceType>JournalArticle</b:SourceType>
    <b:Title>Biopython: freely available Python tools for computational molecular biology and bioinformatics</b:Title>
    <b:Year>2009</b:Year>
    <b:RefOrder>11</b:RefOrder>
    <b:Author>
      <b:Author>
        <b:NameList>
          <b:Person>
            <b:Last>Cock</b:Last>
            <b:First>Peter J. A.</b:First>
          </b:Person>
          <b:Person>
            <b:Last>Antao</b:Last>
            <b:First>Tiago</b:First>
          </b:Person>
          <b:Person>
            <b:Last>Chang</b:Last>
            <b:First>Jeffrey T.</b:First>
          </b:Person>
        </b:NameList>
      </b:Author>
    </b:Author>
    <b:JournalName>Bioinformatics</b:JournalName>
    <b:Volume>25</b:Volume>
    <b:Issue>11</b:Issue>
    <b:Pages>1422-1423</b:Pages>
  </b:Source>
  <b:Source>
    <b:Tag>Say24</b:Tag>
    <b:SourceType>JournalArticle</b:SourceType>
    <b:Title>Database resources of the National Center for Biotechnology Information</b:Title>
    <b:Year>2024</b:Year>
    <b:RefOrder>12</b:RefOrder>
    <b:Author>
      <b:Author>
        <b:NameList>
          <b:Person>
            <b:Last>Sayers</b:Last>
            <b:First>Eric W.</b:First>
          </b:Person>
          <b:Person>
            <b:Last>Beck</b:Last>
            <b:First>Jeff</b:First>
          </b:Person>
          <b:Person>
            <b:Last>Bolton</b:Last>
            <b:First>Evan E.</b:First>
          </b:Person>
        </b:NameList>
      </b:Author>
    </b:Author>
    <b:JournalName>Nucleic Acids Research</b:JournalName>
    <b:Volume>52</b:Volume>
    <b:Issue>D1</b:Issue>
    <b:Pages>D33-D43</b:Pages>
  </b:Source>
  <b:Source>
    <b:Tag>Pri22</b:Tag>
    <b:SourceType>Report</b:SourceType>
    <b:Title>OpenAlex: A fully-open index of scholarly works, authors, venues, institutions, and concepts</b:Title>
    <b:Year>2022</b:Year>
    <b:RefOrder>13</b:RefOrder>
    <b:Author>
      <b:Author>
        <b:NameList>
          <b:Person>
            <b:Last>Priem</b:Last>
            <b:First>Jason</b:First>
          </b:Person>
          <b:Person>
            <b:Last>Piwowar</b:Last>
            <b:First>Heather</b:First>
          </b:Person>
          <b:Person>
            <b:Last>Orr</b:Last>
            <b:First>Richard</b:First>
          </b:Person>
        </b:NameList>
      </b:Author>
    </b:Author>
    <b:Institution>arXiv</b:Institution>
    <b:Comments>arXiv:2205.01833</b:Comments>
  </b:Source>
</b:Sources>
</file>

<file path=customXml/itemProps1.xml><?xml version="1.0" encoding="utf-8"?>
<ds:datastoreItem xmlns:ds="http://schemas.openxmlformats.org/officeDocument/2006/customXml" ds:itemID="{97B0AA01-F689-4DD6-BD5C-272C396B1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13</Pages>
  <Words>6770</Words>
  <Characters>38590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 V Rajesh</cp:lastModifiedBy>
  <cp:revision>3</cp:revision>
  <dcterms:created xsi:type="dcterms:W3CDTF">2026-08-20T08:05:00Z</dcterms:created>
  <dcterms:modified xsi:type="dcterms:W3CDTF">2026-08-20T08:27:00Z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id="KEX8207O"/&gt;&lt;style id="http://www.zotero.org/styles/ieee" locale="en-US" hasBibliography="1" bibliographyStyleHasBeenSet="1"/&gt;&lt;prefs&gt;&lt;pref name="fieldType" value="Field"/&gt;&lt;/prefs&gt;&lt;/data&gt;</vt:lpwstr>
  </property>
</Properties>
</file>